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Pr>
        <w:drawing>
          <wp:inline distB="0" distT="0" distL="0" distR="0">
            <wp:extent cx="1066800" cy="743585"/>
            <wp:effectExtent b="0" l="0" r="0" t="0"/>
            <wp:docPr id="274"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1066800" cy="743585"/>
                    </a:xfrm>
                    <a:prstGeom prst="rect"/>
                    <a:ln/>
                  </pic:spPr>
                </pic:pic>
              </a:graphicData>
            </a:graphic>
          </wp:inline>
        </w:drawing>
      </w:r>
      <w:r w:rsidDel="00000000" w:rsidR="00000000" w:rsidRPr="00000000">
        <w:rPr>
          <w:smallCaps w:val="1"/>
          <w:sz w:val="40"/>
          <w:szCs w:val="40"/>
          <w:rtl w:val="0"/>
        </w:rPr>
        <w:t xml:space="preserve">CONFIGURATION DU SITE WEB</w:t>
      </w:r>
      <w:r w:rsidDel="00000000" w:rsidR="00000000" w:rsidRPr="00000000">
        <w:rPr>
          <w:sz w:val="40"/>
          <w:szCs w:val="40"/>
          <w:rtl w:val="0"/>
        </w:rPr>
        <w:t xml:space="preserve"> </w:t>
      </w:r>
      <w:r w:rsidDel="00000000" w:rsidR="00000000" w:rsidRPr="00000000">
        <w:rPr>
          <w:sz w:val="40"/>
          <w:szCs w:val="40"/>
          <w:rtl w:val="0"/>
        </w:rPr>
        <w:t xml:space="preserve">HOUKABENIAN</w:t>
      </w:r>
      <w:r w:rsidDel="00000000" w:rsidR="00000000" w:rsidRPr="00000000">
        <w:rPr>
          <w:rtl w:val="0"/>
        </w:rPr>
      </w:r>
    </w:p>
    <w:p w:rsidR="00000000" w:rsidDel="00000000" w:rsidP="00000000" w:rsidRDefault="00000000" w:rsidRPr="00000000" w14:paraId="00000002">
      <w:pPr>
        <w:rPr>
          <w:sz w:val="40"/>
          <w:szCs w:val="4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-152399</wp:posOffset>
                </wp:positionH>
                <wp:positionV relativeFrom="paragraph">
                  <wp:posOffset>299720</wp:posOffset>
                </wp:positionV>
                <wp:extent cx="825500" cy="358775"/>
                <wp:effectExtent b="0" l="0" r="0" t="0"/>
                <wp:wrapSquare wrapText="bothSides" distB="45720" distT="45720" distL="114300" distR="114300"/>
                <wp:docPr id="266" name=""/>
                <a:graphic>
                  <a:graphicData uri="http://schemas.microsoft.com/office/word/2010/wordprocessingShape">
                    <wps:wsp>
                      <wps:cNvSpPr/>
                      <wps:cNvPr id="45" name="Shape 45"/>
                      <wps:spPr>
                        <a:xfrm>
                          <a:off x="4945950" y="3613313"/>
                          <a:ext cx="800100" cy="333375"/>
                        </a:xfrm>
                        <a:prstGeom prst="rect">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Accueil</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-152399</wp:posOffset>
                </wp:positionH>
                <wp:positionV relativeFrom="paragraph">
                  <wp:posOffset>299720</wp:posOffset>
                </wp:positionV>
                <wp:extent cx="825500" cy="358775"/>
                <wp:effectExtent b="0" l="0" r="0" t="0"/>
                <wp:wrapSquare wrapText="bothSides" distB="45720" distT="45720" distL="114300" distR="114300"/>
                <wp:docPr id="266"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825500" cy="358775"/>
                        </a:xfrm>
                        <a:prstGeom prst="rect"/>
                        <a:ln/>
                      </pic:spPr>
                    </pic:pic>
                  </a:graphicData>
                </a:graphic>
              </wp:anchor>
            </w:drawing>
          </mc:Fallback>
        </mc:AlternateContent>
      </w:r>
    </w:p>
    <w:p w:rsidR="00000000" w:rsidDel="00000000" w:rsidP="00000000" w:rsidRDefault="00000000" w:rsidRPr="00000000" w14:paraId="00000003">
      <w:pPr>
        <w:rPr>
          <w:sz w:val="32"/>
          <w:szCs w:val="32"/>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742950</wp:posOffset>
                </wp:positionH>
                <wp:positionV relativeFrom="paragraph">
                  <wp:posOffset>45720</wp:posOffset>
                </wp:positionV>
                <wp:extent cx="1149350" cy="301625"/>
                <wp:effectExtent b="0" l="0" r="0" t="0"/>
                <wp:wrapSquare wrapText="bothSides" distB="45720" distT="45720" distL="114300" distR="114300"/>
                <wp:docPr id="226" name=""/>
                <a:graphic>
                  <a:graphicData uri="http://schemas.microsoft.com/office/word/2010/wordprocessingShape">
                    <wps:wsp>
                      <wps:cNvSpPr/>
                      <wps:cNvPr id="6" name="Shape 6"/>
                      <wps:spPr>
                        <a:xfrm>
                          <a:off x="4784025" y="3641888"/>
                          <a:ext cx="1123950" cy="276225"/>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NOTRE Vision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742950</wp:posOffset>
                </wp:positionH>
                <wp:positionV relativeFrom="paragraph">
                  <wp:posOffset>45720</wp:posOffset>
                </wp:positionV>
                <wp:extent cx="1149350" cy="301625"/>
                <wp:effectExtent b="0" l="0" r="0" t="0"/>
                <wp:wrapSquare wrapText="bothSides" distB="45720" distT="45720" distL="114300" distR="114300"/>
                <wp:docPr id="226"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149350" cy="301625"/>
                        </a:xfrm>
                        <a:prstGeom prst="rect"/>
                        <a:ln/>
                      </pic:spPr>
                    </pic:pic>
                  </a:graphicData>
                </a:graphic>
              </wp:anchor>
            </w:drawing>
          </mc:Fallback>
        </mc:AlternateContent>
      </w:r>
    </w:p>
    <w:p w:rsidR="00000000" w:rsidDel="00000000" w:rsidP="00000000" w:rsidRDefault="00000000" w:rsidRPr="00000000" w14:paraId="00000004">
      <w:pPr>
        <w:spacing w:after="0" w:lineRule="auto"/>
        <w:jc w:val="center"/>
        <w:rPr/>
      </w:pP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tl w:val="0"/>
        </w:rPr>
        <w:t xml:space="preserve">Aider ceux qui en ont besoin</w:t>
      </w:r>
    </w:p>
    <w:p w:rsidR="00000000" w:rsidDel="00000000" w:rsidP="00000000" w:rsidRDefault="00000000" w:rsidRPr="00000000" w14:paraId="00000006">
      <w:pPr>
        <w:spacing w:after="0" w:lineRule="auto"/>
        <w:jc w:val="center"/>
        <w:rPr/>
      </w:pPr>
      <w:r w:rsidDel="00000000" w:rsidR="00000000" w:rsidRPr="00000000">
        <w:rPr>
          <w:rtl w:val="0"/>
        </w:rPr>
      </w:r>
    </w:p>
    <w:tbl>
      <w:tblPr>
        <w:tblStyle w:val="Table1"/>
        <w:tblW w:w="11199.0" w:type="dxa"/>
        <w:jc w:val="left"/>
        <w:tblInd w:w="-70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52"/>
        <w:gridCol w:w="8647"/>
        <w:tblGridChange w:id="0">
          <w:tblGrid>
            <w:gridCol w:w="2552"/>
            <w:gridCol w:w="8647"/>
          </w:tblGrid>
        </w:tblGridChange>
      </w:tblGrid>
      <w:tr>
        <w:trPr>
          <w:cantSplit w:val="0"/>
          <w:trHeight w:val="1271" w:hRule="atLeast"/>
          <w:tblHeader w:val="0"/>
        </w:trPr>
        <w:tc>
          <w:tcPr>
            <w:tcBorders>
              <w:right w:color="00b050" w:space="0" w:sz="24" w:val="single"/>
            </w:tcBorders>
          </w:tcPr>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160020</wp:posOffset>
                      </wp:positionV>
                      <wp:extent cx="1549400" cy="263525"/>
                      <wp:effectExtent b="0" l="0" r="0" t="0"/>
                      <wp:wrapSquare wrapText="bothSides" distB="45720" distT="45720" distL="114300" distR="114300"/>
                      <wp:docPr id="234" name=""/>
                      <a:graphic>
                        <a:graphicData uri="http://schemas.microsoft.com/office/word/2010/wordprocessingShape">
                          <wps:wsp>
                            <wps:cNvSpPr/>
                            <wps:cNvPr id="14" name="Shape 14"/>
                            <wps:spPr>
                              <a:xfrm>
                                <a:off x="4584000" y="3660938"/>
                                <a:ext cx="1524000" cy="238125"/>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ACCUEIL CHALEUREUX</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160020</wp:posOffset>
                      </wp:positionV>
                      <wp:extent cx="1549400" cy="263525"/>
                      <wp:effectExtent b="0" l="0" r="0" t="0"/>
                      <wp:wrapSquare wrapText="bothSides" distB="45720" distT="45720" distL="114300" distR="114300"/>
                      <wp:docPr id="234"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549400" cy="263525"/>
                              </a:xfrm>
                              <a:prstGeom prst="rect"/>
                              <a:ln/>
                            </pic:spPr>
                          </pic:pic>
                        </a:graphicData>
                      </a:graphic>
                    </wp:anchor>
                  </w:drawing>
                </mc:Fallback>
              </mc:AlternateContent>
            </w:r>
          </w:p>
        </w:tc>
        <w:tc>
          <w:tcPr>
            <w:tcBorders>
              <w:top w:color="00b050" w:space="0" w:sz="24" w:val="single"/>
              <w:left w:color="00b050" w:space="0" w:sz="24" w:val="single"/>
              <w:bottom w:color="00b050" w:space="0" w:sz="24" w:val="single"/>
              <w:right w:color="00b050" w:space="0" w:sz="24" w:val="single"/>
            </w:tcBorders>
            <w:shd w:fill="auto" w:val="clear"/>
          </w:tcPr>
          <w:p w:rsidR="00000000" w:rsidDel="00000000" w:rsidP="00000000" w:rsidRDefault="00000000" w:rsidRPr="00000000" w14:paraId="00000008">
            <w:pPr>
              <w:rPr/>
            </w:pPr>
            <w:r w:rsidDel="00000000" w:rsidR="00000000" w:rsidRPr="00000000">
              <w:rPr>
                <w:rtl w:val="0"/>
              </w:rPr>
              <w:t xml:space="preserve">La première rencontre est toujours déterminante, tout comme le premier contact téléphonique. Quoi de plus réconfortant qu’un accueil chaleureux et invitant? Regarder le parent comme étant unique, s’enquérir de ses besoins en prenant son temps et se soucier de son intégration dans les activités; tout cela est important pour nous.</w:t>
            </w:r>
          </w:p>
        </w:tc>
      </w:tr>
      <w:tr>
        <w:trPr>
          <w:cantSplit w:val="0"/>
          <w:trHeight w:val="2194" w:hRule="atLeast"/>
          <w:tblHeader w:val="0"/>
        </w:trPr>
        <w:tc>
          <w:tcPr/>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ENTRAIDE</w:t>
            </w:r>
          </w:p>
          <w:p w:rsidR="00000000" w:rsidDel="00000000" w:rsidP="00000000" w:rsidRDefault="00000000" w:rsidRPr="00000000" w14:paraId="0000000D">
            <w:pPr>
              <w:rPr/>
            </w:pPr>
            <w:r w:rsidDel="00000000" w:rsidR="00000000" w:rsidRPr="00000000">
              <w:rPr>
                <w:rtl w:val="0"/>
              </w:rPr>
            </w:r>
          </w:p>
        </w:tc>
        <w:tc>
          <w:tcPr>
            <w:tcBorders>
              <w:top w:color="00b050" w:space="0" w:sz="24" w:val="single"/>
            </w:tcBorders>
          </w:tcPr>
          <w:p w:rsidR="00000000" w:rsidDel="00000000" w:rsidP="00000000" w:rsidRDefault="00000000" w:rsidRPr="00000000" w14:paraId="0000000E">
            <w:pPr>
              <w:rPr/>
            </w:pPr>
            <w:r w:rsidDel="00000000" w:rsidR="00000000" w:rsidRPr="00000000">
              <w:rPr>
                <w:rtl w:val="0"/>
              </w:rPr>
              <w:t xml:space="preserve">L’entraide est une valeur qui couvre deux aspects : celle que nous favorisons entre les parents et celle au sein de l’équipe. On apprend à être parent parmi d’autres parents. Les activités de notre organisme favorisent l’entraide par le partage d’expériences vécues comme parent, le partage de bons trucs, de trouvailles, etc. De plus, la continuité dans nos activités entraîne la création de liens d’amitié qui contribuent à enrichir la vie familiale. Au sein de l’équipe, s’entraider signifie s’aider mutuellement, sentir qu’on appartient à une équipe qui oriente ses actions vers un but commun. La communication est à la base de cette valeur qui implique l’écoute, la disponibilité et la connaissance de soi et de ses limites.</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RESPECT</w:t>
            </w:r>
          </w:p>
          <w:p w:rsidR="00000000" w:rsidDel="00000000" w:rsidP="00000000" w:rsidRDefault="00000000" w:rsidRPr="00000000" w14:paraId="00000010">
            <w:pPr>
              <w:rPr/>
            </w:pP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Le respect est défini comme un sentiment qui incite à traiter une personne (soi ou les autres) avec égard, à ne pas porter atteinte à son intégrité. Cette valeur couvre deux aspects particuliers : le respect de soi et des autres, dans le langage, les attitudes, les comportements ainsi que l’acceptation des différences qui rendent ouvert. Le contact avec notre clientèle nous met en situation constante avec le respect qui laisse au parent sa valeur de parent.</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EMPATHIE</w:t>
            </w:r>
          </w:p>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L’empathie est définie comme la faculté de se mettre à la place d’autrui, de percevoir ce qu’il ressent. Être en relation d’aide auprès de parents implique cette vigilance, cette sensibilité à ce que l’autre peut ressentir. Les parents doivent savoir que l’on comprend ce qu’ils vivent. L’empathie est à la base de la relation d’aide et oriente nos interventions.</w:t>
            </w:r>
          </w:p>
        </w:tc>
      </w:tr>
      <w:tr>
        <w:trPr>
          <w:cantSplit w:val="0"/>
          <w:trHeight w:val="1062" w:hRule="atLeast"/>
          <w:tblHeader w:val="0"/>
        </w:trPr>
        <w:tc>
          <w:tcPr/>
          <w:p w:rsidR="00000000" w:rsidDel="00000000" w:rsidP="00000000" w:rsidRDefault="00000000" w:rsidRPr="00000000" w14:paraId="00000015">
            <w:pPr>
              <w:rPr/>
            </w:pPr>
            <w:r w:rsidDel="00000000" w:rsidR="00000000" w:rsidRPr="00000000">
              <w:rPr>
                <w:rtl w:val="0"/>
              </w:rPr>
              <w:t xml:space="preserve">ÉGALITÉ</w:t>
            </w:r>
          </w:p>
          <w:p w:rsidR="00000000" w:rsidDel="00000000" w:rsidP="00000000" w:rsidRDefault="00000000" w:rsidRPr="00000000" w14:paraId="00000016">
            <w:pPr>
              <w:rPr/>
            </w:pP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L’égalité nous amène à considérer tous les parents comme égaux. L’égalité est une valeur signifiant que chez nous, les parents reçoivent les mêmes marques d’estime, la même attention, peu importe leur statut social, leur culture, leur origine ethnique. Égalité signifie également accessibilité aux différentes activités et aux différents services.</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Une image pour matérialiser  chaque vision (</w:t>
      </w:r>
      <w:r w:rsidDel="00000000" w:rsidR="00000000" w:rsidRPr="00000000">
        <w:rPr>
          <w:smallCaps w:val="1"/>
          <w:sz w:val="16"/>
          <w:szCs w:val="16"/>
          <w:rtl w:val="0"/>
        </w:rPr>
        <w:t xml:space="preserve">ACCUEIL CHALEUREUX</w:t>
      </w:r>
      <w:r w:rsidDel="00000000" w:rsidR="00000000" w:rsidRPr="00000000">
        <w:rPr>
          <w:smallCaps w:val="1"/>
          <w:sz w:val="18"/>
          <w:szCs w:val="18"/>
          <w:rtl w:val="0"/>
        </w:rPr>
        <w:t xml:space="preserve">,  </w:t>
      </w:r>
      <w:r w:rsidDel="00000000" w:rsidR="00000000" w:rsidRPr="00000000">
        <w:rPr>
          <w:smallCaps w:val="1"/>
          <w:sz w:val="16"/>
          <w:szCs w:val="16"/>
          <w:rtl w:val="0"/>
        </w:rPr>
        <w:t xml:space="preserve">ENTRAIDE……)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1193800</wp:posOffset>
                </wp:positionH>
                <wp:positionV relativeFrom="paragraph">
                  <wp:posOffset>-55879</wp:posOffset>
                </wp:positionV>
                <wp:extent cx="1377950" cy="368300"/>
                <wp:effectExtent b="0" l="0" r="0" t="0"/>
                <wp:wrapSquare wrapText="bothSides" distB="45720" distT="45720" distL="114300" distR="114300"/>
                <wp:docPr id="263" name=""/>
                <a:graphic>
                  <a:graphicData uri="http://schemas.microsoft.com/office/word/2010/wordprocessingShape">
                    <wps:wsp>
                      <wps:cNvSpPr/>
                      <wps:cNvPr id="43" name="Shape 43"/>
                      <wps:spPr>
                        <a:xfrm>
                          <a:off x="4669725" y="3608550"/>
                          <a:ext cx="1352550" cy="34290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Notre mission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1193800</wp:posOffset>
                </wp:positionH>
                <wp:positionV relativeFrom="paragraph">
                  <wp:posOffset>-55879</wp:posOffset>
                </wp:positionV>
                <wp:extent cx="1377950" cy="368300"/>
                <wp:effectExtent b="0" l="0" r="0" t="0"/>
                <wp:wrapSquare wrapText="bothSides" distB="45720" distT="45720" distL="114300" distR="114300"/>
                <wp:docPr id="263"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1377950" cy="368300"/>
                        </a:xfrm>
                        <a:prstGeom prst="rect"/>
                        <a:ln/>
                      </pic:spPr>
                    </pic:pic>
                  </a:graphicData>
                </a:graphic>
              </wp:anchor>
            </w:drawing>
          </mc:Fallback>
        </mc:AlternateContent>
      </w:r>
    </w:p>
    <w:p w:rsidR="00000000" w:rsidDel="00000000" w:rsidP="00000000" w:rsidRDefault="00000000" w:rsidRPr="00000000" w14:paraId="0000001F">
      <w:pPr>
        <w:rPr>
          <w:b w:val="1"/>
          <w:bCs w:val="1"/>
          <w:sz w:val="16"/>
          <w:szCs w:val="16"/>
        </w:rPr>
      </w:pPr>
      <w:r w:rsidDel="00000000" w:rsidR="00000000" w:rsidRPr="00000000">
        <w:rPr>
          <w:rtl w:val="0"/>
        </w:rPr>
      </w:r>
    </w:p>
    <w:tbl>
      <w:tblPr>
        <w:tblStyle w:val="Table2"/>
        <w:tblW w:w="4561.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61"/>
        <w:tblGridChange w:id="0">
          <w:tblGrid>
            <w:gridCol w:w="4561"/>
          </w:tblGrid>
        </w:tblGridChange>
      </w:tblGrid>
      <w:tr>
        <w:trPr>
          <w:cantSplit w:val="0"/>
          <w:tblHeader w:val="0"/>
        </w:trPr>
        <w:tc>
          <w:tcPr>
            <w:tcBorders>
              <w:top w:color="00b0f0" w:space="0" w:sz="12" w:val="single"/>
              <w:left w:color="00b0f0" w:space="0" w:sz="12" w:val="single"/>
              <w:bottom w:color="00b0f0" w:space="0" w:sz="12" w:val="single"/>
              <w:right w:color="00b0f0" w:space="0" w:sz="12" w:val="single"/>
            </w:tcBorders>
          </w:tcPr>
          <w:p w:rsidR="00000000" w:rsidDel="00000000" w:rsidP="00000000" w:rsidRDefault="00000000" w:rsidRPr="00000000" w14:paraId="00000020">
            <w:pPr>
              <w:spacing w:after="200" w:line="276" w:lineRule="auto"/>
              <w:rPr/>
            </w:pPr>
            <w:r w:rsidDel="00000000" w:rsidR="00000000" w:rsidRPr="00000000">
              <w:rPr>
                <w:rtl w:val="0"/>
              </w:rPr>
              <w:t xml:space="preserve">Kôrô</w:t>
            </w:r>
          </w:p>
          <w:p w:rsidR="00000000" w:rsidDel="00000000" w:rsidP="00000000" w:rsidRDefault="00000000" w:rsidRPr="00000000" w14:paraId="00000021">
            <w:pPr>
              <w:spacing w:after="200" w:line="276" w:lineRule="auto"/>
              <w:rPr/>
            </w:pPr>
            <w:r w:rsidDel="00000000" w:rsidR="00000000" w:rsidRPr="00000000">
              <w:rPr>
                <w:rtl w:val="0"/>
              </w:rPr>
              <w:t xml:space="preserve">Imaginez qu’après avoir vécu une vie bien remplie, vous vous retrouviez seul au monde. Sans famille, fragilisé par l’âge, sans personne avec qui parler et partager votre vie.</w:t>
            </w:r>
          </w:p>
        </w:tc>
      </w:tr>
    </w:tbl>
    <w:p w:rsidR="00000000" w:rsidDel="00000000" w:rsidP="00000000" w:rsidRDefault="00000000" w:rsidRPr="00000000" w14:paraId="00000022">
      <w:pPr>
        <w:rPr/>
      </w:pPr>
      <w:r w:rsidDel="00000000" w:rsidR="00000000" w:rsidRPr="00000000">
        <w:rPr/>
        <w:drawing>
          <wp:inline distB="0" distT="0" distL="0" distR="0">
            <wp:extent cx="3280410" cy="2505075"/>
            <wp:effectExtent b="0" l="0" r="0" t="0"/>
            <wp:docPr descr="img" id="276" name="image43.jpg"/>
            <a:graphic>
              <a:graphicData uri="http://schemas.openxmlformats.org/drawingml/2006/picture">
                <pic:pic>
                  <pic:nvPicPr>
                    <pic:cNvPr descr="img" id="0" name="image43.jpg"/>
                    <pic:cNvPicPr preferRelativeResize="0"/>
                  </pic:nvPicPr>
                  <pic:blipFill>
                    <a:blip r:embed="rId9"/>
                    <a:srcRect b="0" l="0" r="0" t="0"/>
                    <a:stretch>
                      <a:fillRect/>
                    </a:stretch>
                  </pic:blipFill>
                  <pic:spPr>
                    <a:xfrm>
                      <a:off x="0" y="0"/>
                      <a:ext cx="328041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3"/>
        <w:tblW w:w="4703.0" w:type="dxa"/>
        <w:jc w:val="left"/>
        <w:tblInd w:w="-108.0" w:type="dxa"/>
        <w:tblBorders>
          <w:top w:color="00b0f0" w:space="0" w:sz="12" w:val="single"/>
          <w:left w:color="00b0f0" w:space="0" w:sz="12" w:val="single"/>
          <w:bottom w:color="00b0f0" w:space="0" w:sz="12" w:val="single"/>
          <w:right w:color="00b0f0" w:space="0" w:sz="12" w:val="single"/>
          <w:insideH w:color="000000" w:space="0" w:sz="0" w:val="nil"/>
          <w:insideV w:color="000000" w:space="0" w:sz="0" w:val="nil"/>
        </w:tblBorders>
        <w:tblLayout w:type="fixed"/>
        <w:tblLook w:val="0400"/>
      </w:tblPr>
      <w:tblGrid>
        <w:gridCol w:w="4703"/>
        <w:tblGridChange w:id="0">
          <w:tblGrid>
            <w:gridCol w:w="4703"/>
          </w:tblGrid>
        </w:tblGridChange>
      </w:tblGrid>
      <w:tr>
        <w:trPr>
          <w:cantSplit w:val="0"/>
          <w:tblHeader w:val="0"/>
        </w:trPr>
        <w:tc>
          <w:tcPr/>
          <w:p w:rsidR="00000000" w:rsidDel="00000000" w:rsidP="00000000" w:rsidRDefault="00000000" w:rsidRPr="00000000" w14:paraId="00000024">
            <w:pPr>
              <w:rPr/>
            </w:pPr>
            <w:r w:rsidDel="00000000" w:rsidR="00000000" w:rsidRPr="00000000">
              <w:rPr>
                <w:rtl w:val="0"/>
              </w:rPr>
              <w:t xml:space="preserve">Blatha</w:t>
            </w:r>
          </w:p>
          <w:p w:rsidR="00000000" w:rsidDel="00000000" w:rsidP="00000000" w:rsidRDefault="00000000" w:rsidRPr="00000000" w14:paraId="00000025">
            <w:pPr>
              <w:rPr/>
            </w:pPr>
            <w:r w:rsidDel="00000000" w:rsidR="00000000" w:rsidRPr="00000000">
              <w:rPr>
                <w:rtl w:val="0"/>
              </w:rPr>
              <w:t xml:space="preserve">Un petit trésor grandit maintenant en toi! HOUKABENIAN est là pour t’accompagner pendant les prochains mois afin de te préparer à la venue de ton bébé.</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color="eeeeee" w:space="4" w:sz="6" w:val="single"/>
          <w:right w:space="0" w:sz="0" w:val="nil"/>
          <w:between w:space="0" w:sz="0" w:val="nil"/>
        </w:pBdr>
        <w:shd w:fill="ffffff"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311205" cy="1841292"/>
            <wp:effectExtent b="0" l="0" r="0" t="0"/>
            <wp:docPr descr="img" id="275" name="image34.jpg"/>
            <a:graphic>
              <a:graphicData uri="http://schemas.openxmlformats.org/drawingml/2006/picture">
                <pic:pic>
                  <pic:nvPicPr>
                    <pic:cNvPr descr="img" id="0" name="image34.jpg"/>
                    <pic:cNvPicPr preferRelativeResize="0"/>
                  </pic:nvPicPr>
                  <pic:blipFill>
                    <a:blip r:embed="rId10"/>
                    <a:srcRect b="0" l="0" r="0" t="0"/>
                    <a:stretch>
                      <a:fillRect/>
                    </a:stretch>
                  </pic:blipFill>
                  <pic:spPr>
                    <a:xfrm>
                      <a:off x="0" y="0"/>
                      <a:ext cx="2311205" cy="184129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3263900</wp:posOffset>
                </wp:positionH>
                <wp:positionV relativeFrom="paragraph">
                  <wp:posOffset>833120</wp:posOffset>
                </wp:positionV>
                <wp:extent cx="3352800" cy="1057275"/>
                <wp:effectExtent b="0" l="0" r="0" t="0"/>
                <wp:wrapSquare wrapText="bothSides" distB="45720" distT="45720" distL="114300" distR="114300"/>
                <wp:docPr id="250" name=""/>
                <a:graphic>
                  <a:graphicData uri="http://schemas.microsoft.com/office/word/2010/wordprocessingShape">
                    <wps:wsp>
                      <wps:cNvSpPr/>
                      <wps:cNvPr id="30" name="Shape 30"/>
                      <wps:spPr>
                        <a:xfrm>
                          <a:off x="3674363" y="3256125"/>
                          <a:ext cx="3343275" cy="10477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Ateliers de préparation à l’accouchement</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Mieux connaître les besoins et les réalités vécues par les futurs,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Et nouveaux parents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dépression postpartum</w:t>
                            </w:r>
                          </w:p>
                          <w:p w:rsidR="00000000" w:rsidDel="00000000" w:rsidP="00000000" w:rsidRDefault="00000000" w:rsidRPr="00000000">
                            <w:pPr>
                              <w:spacing w:after="0" w:before="0" w:line="240"/>
                              <w:ind w:left="36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3263900</wp:posOffset>
                </wp:positionH>
                <wp:positionV relativeFrom="paragraph">
                  <wp:posOffset>833120</wp:posOffset>
                </wp:positionV>
                <wp:extent cx="3352800" cy="1057275"/>
                <wp:effectExtent b="0" l="0" r="0" t="0"/>
                <wp:wrapSquare wrapText="bothSides" distB="45720" distT="45720" distL="114300" distR="114300"/>
                <wp:docPr id="250"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3352800" cy="1057275"/>
                        </a:xfrm>
                        <a:prstGeom prst="rect"/>
                        <a:ln/>
                      </pic:spPr>
                    </pic:pic>
                  </a:graphicData>
                </a:graphic>
              </wp:anchor>
            </w:drawing>
          </mc:Fallback>
        </mc:AlternateContent>
      </w:r>
    </w:p>
    <w:p w:rsidR="00000000" w:rsidDel="00000000" w:rsidP="00000000" w:rsidRDefault="00000000" w:rsidRPr="00000000" w14:paraId="00000028">
      <w:pPr>
        <w:keepNext w:val="0"/>
        <w:keepLines w:val="0"/>
        <w:pageBreakBefore w:val="0"/>
        <w:widowControl w:val="1"/>
        <w:pBdr>
          <w:top w:space="0" w:sz="0" w:val="nil"/>
          <w:left w:space="0" w:sz="0" w:val="nil"/>
          <w:bottom w:color="eeeeee" w:space="0" w:sz="6" w:val="single"/>
          <w:right w:space="0" w:sz="0" w:val="nil"/>
          <w:between w:space="0" w:sz="0" w:val="nil"/>
        </w:pBdr>
        <w:shd w:fill="ffffff" w:val="clear"/>
        <w:spacing w:after="0" w:before="0" w:line="240" w:lineRule="auto"/>
        <w:ind w:left="72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-416559</wp:posOffset>
            </wp:positionH>
            <wp:positionV relativeFrom="paragraph">
              <wp:posOffset>241934</wp:posOffset>
            </wp:positionV>
            <wp:extent cx="3095625" cy="2533650"/>
            <wp:effectExtent b="0" l="0" r="0" t="0"/>
            <wp:wrapSquare wrapText="bothSides" distB="0" distT="0" distL="114300" distR="114300"/>
            <wp:docPr descr="img" id="273" name="image40.jpg"/>
            <a:graphic>
              <a:graphicData uri="http://schemas.openxmlformats.org/drawingml/2006/picture">
                <pic:pic>
                  <pic:nvPicPr>
                    <pic:cNvPr descr="img" id="0" name="image40.jpg"/>
                    <pic:cNvPicPr preferRelativeResize="0"/>
                  </pic:nvPicPr>
                  <pic:blipFill>
                    <a:blip r:embed="rId11"/>
                    <a:srcRect b="0" l="0" r="0" t="0"/>
                    <a:stretch>
                      <a:fillRect/>
                    </a:stretch>
                  </pic:blipFill>
                  <pic:spPr>
                    <a:xfrm>
                      <a:off x="0" y="0"/>
                      <a:ext cx="3095625" cy="2533650"/>
                    </a:xfrm>
                    <a:prstGeom prst="rect"/>
                    <a:ln/>
                  </pic:spPr>
                </pic:pic>
              </a:graphicData>
            </a:graphic>
          </wp:anchor>
        </w:drawing>
      </w:r>
    </w:p>
    <w:p w:rsidR="00000000" w:rsidDel="00000000" w:rsidP="00000000" w:rsidRDefault="00000000" w:rsidRPr="00000000" w14:paraId="00000029">
      <w:pPr>
        <w:keepNext w:val="0"/>
        <w:keepLines w:val="0"/>
        <w:pageBreakBefore w:val="0"/>
        <w:widowControl w:val="1"/>
        <w:pBdr>
          <w:top w:space="0" w:sz="0" w:val="nil"/>
          <w:left w:space="0" w:sz="0" w:val="nil"/>
          <w:bottom w:color="eeeeee" w:space="0" w:sz="6" w:val="single"/>
          <w:right w:space="0" w:sz="0" w:val="nil"/>
          <w:between w:space="0" w:sz="0" w:val="nil"/>
        </w:pBdr>
        <w:shd w:fill="ffffff" w:val="clear"/>
        <w:spacing w:after="0" w:before="0" w:line="240" w:lineRule="auto"/>
        <w:ind w:left="72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tbl>
      <w:tblPr>
        <w:tblStyle w:val="Table4"/>
        <w:tblW w:w="437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70"/>
        <w:tblGridChange w:id="0">
          <w:tblGrid>
            <w:gridCol w:w="4370"/>
          </w:tblGrid>
        </w:tblGridChange>
      </w:tblGrid>
      <w:tr>
        <w:trPr>
          <w:cantSplit w:val="0"/>
          <w:trHeight w:val="1376" w:hRule="atLeast"/>
          <w:tblHeader w:val="0"/>
        </w:trPr>
        <w:tc>
          <w:tcPr>
            <w:tcBorders>
              <w:top w:color="00b0f0" w:space="0" w:sz="12" w:val="single"/>
              <w:left w:color="00b0f0" w:space="0" w:sz="12" w:val="single"/>
              <w:bottom w:color="00b0f0" w:space="0" w:sz="12" w:val="single"/>
              <w:right w:color="00b0f0" w:space="0" w:sz="12" w:val="single"/>
            </w:tcBorders>
          </w:tcPr>
          <w:p w:rsidR="00000000" w:rsidDel="00000000" w:rsidP="00000000" w:rsidRDefault="00000000" w:rsidRPr="00000000" w14:paraId="0000002B">
            <w:pPr>
              <w:rPr/>
            </w:pPr>
            <w:r w:rsidDel="00000000" w:rsidR="00000000" w:rsidRPr="00000000">
              <w:rPr>
                <w:rtl w:val="0"/>
              </w:rPr>
              <w:t xml:space="preserve">Boud'chou</w:t>
            </w:r>
          </w:p>
          <w:p w:rsidR="00000000" w:rsidDel="00000000" w:rsidP="00000000" w:rsidRDefault="00000000" w:rsidRPr="00000000" w14:paraId="0000002C">
            <w:pPr>
              <w:rPr/>
            </w:pPr>
            <w:r w:rsidDel="00000000" w:rsidR="00000000" w:rsidRPr="00000000">
              <w:rPr>
                <w:rtl w:val="0"/>
              </w:rPr>
              <w:t xml:space="preserve">Après plusieurs semaines d’attente, tu as afin bébé dans tes bras, avec qui tu te familiarises tranquillement. Les prochains mois seront remplis de diverses émotions et ton bébé changera au fil des semaines.</w:t>
            </w:r>
          </w:p>
          <w:p w:rsidR="00000000" w:rsidDel="00000000" w:rsidP="00000000" w:rsidRDefault="00000000" w:rsidRPr="00000000" w14:paraId="0000002D">
            <w:pPr>
              <w:rPr/>
            </w:pPr>
            <w:r w:rsidDel="00000000" w:rsidR="00000000" w:rsidRPr="00000000">
              <w:rPr>
                <w:rtl w:val="0"/>
              </w:rPr>
            </w:r>
          </w:p>
        </w:tc>
      </w:tr>
    </w:tbl>
    <w:p w:rsidR="00000000" w:rsidDel="00000000" w:rsidP="00000000" w:rsidRDefault="00000000" w:rsidRPr="00000000" w14:paraId="0000002E">
      <w:pPr>
        <w:pBdr>
          <w:bottom w:color="eeeeee" w:space="4" w:sz="6" w:val="single"/>
        </w:pBdr>
        <w:shd w:fill="ffffff" w:val="clea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2F">
      <w:pPr>
        <w:pBdr>
          <w:bottom w:color="eeeeee" w:space="4" w:sz="6" w:val="single"/>
        </w:pBdr>
        <w:shd w:fill="ffffff" w:val="clea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30">
      <w:pPr>
        <w:pBdr>
          <w:bottom w:color="eeeeee" w:space="4" w:sz="6" w:val="single"/>
        </w:pBdr>
        <w:shd w:fill="ffffff" w:val="clea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31">
      <w:pPr>
        <w:pBdr>
          <w:bottom w:color="eeeeee" w:space="4" w:sz="6" w:val="single"/>
        </w:pBdr>
        <w:shd w:fill="ffffff" w:val="clea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32">
      <w:pPr>
        <w:pBdr>
          <w:bottom w:color="eeeeee" w:space="4" w:sz="6" w:val="single"/>
        </w:pBdr>
        <w:shd w:fill="ffffff" w:val="clea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33">
      <w:pPr>
        <w:pBdr>
          <w:bottom w:color="eeeeee" w:space="4" w:sz="6" w:val="single"/>
        </w:pBdr>
        <w:shd w:fill="ffffff" w:val="clea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34">
      <w:pPr>
        <w:pBdr>
          <w:bottom w:color="eeeeee" w:space="4" w:sz="6" w:val="single"/>
        </w:pBdr>
        <w:shd w:fill="ffffff" w:val="clea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35">
      <w:pPr>
        <w:pBdr>
          <w:bottom w:color="eeeeee" w:space="4" w:sz="6" w:val="single"/>
        </w:pBdr>
        <w:shd w:fill="ffffff" w:val="clea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36">
      <w:pPr>
        <w:pBdr>
          <w:bottom w:color="eeeeee" w:space="4" w:sz="6" w:val="single"/>
        </w:pBdr>
        <w:shd w:fill="ffffff" w:val="clea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37">
      <w:pPr>
        <w:pBdr>
          <w:bottom w:color="eeeeee" w:space="4" w:sz="6" w:val="single"/>
        </w:pBdr>
        <w:shd w:fill="ffffff" w:val="clea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w:t>
      </w:r>
    </w:p>
    <w:p w:rsidR="00000000" w:rsidDel="00000000" w:rsidP="00000000" w:rsidRDefault="00000000" w:rsidRPr="00000000" w14:paraId="00000038">
      <w:pPr>
        <w:pBdr>
          <w:bottom w:color="eeeeee" w:space="4" w:sz="6" w:val="single"/>
        </w:pBdr>
        <w:shd w:fill="ffffff" w:val="clea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39">
      <w:pPr>
        <w:pBdr>
          <w:top w:color="00b050" w:space="1" w:sz="12" w:val="single"/>
          <w:left w:color="00b050" w:space="4" w:sz="12" w:val="single"/>
          <w:bottom w:color="00b050" w:space="4" w:sz="12" w:val="single"/>
          <w:right w:color="00b050" w:space="17" w:sz="12" w:val="single"/>
        </w:pBdr>
        <w:shd w:fill="ffffff" w:val="clear"/>
        <w:spacing w:after="0" w:line="24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Maman, vous êtes à bout de souffle? Vous n’êtes pas la seule. </w:t>
      </w:r>
      <w:r w:rsidDel="00000000" w:rsidR="00000000" w:rsidRPr="00000000">
        <w:rPr>
          <w:rFonts w:ascii="Arial" w:cs="Arial" w:eastAsia="Arial" w:hAnsi="Arial"/>
          <w:sz w:val="18"/>
          <w:szCs w:val="18"/>
          <w:rtl w:val="0"/>
        </w:rPr>
        <w:t xml:space="preserve">HOUKABENIAN</w:t>
      </w:r>
      <w:r w:rsidDel="00000000" w:rsidR="00000000" w:rsidRPr="00000000">
        <w:rPr>
          <w:rFonts w:ascii="Arial" w:cs="Arial" w:eastAsia="Arial" w:hAnsi="Arial"/>
          <w:color w:val="000000"/>
          <w:sz w:val="18"/>
          <w:szCs w:val="18"/>
          <w:rtl w:val="0"/>
        </w:rPr>
        <w:t xml:space="preserve"> est à votre écoute</w:t>
      </w:r>
    </w:p>
    <w:p w:rsidR="00000000" w:rsidDel="00000000" w:rsidP="00000000" w:rsidRDefault="00000000" w:rsidRPr="00000000" w14:paraId="0000003A">
      <w:pPr>
        <w:pBdr>
          <w:bottom w:color="eeeeee" w:space="4" w:sz="6" w:val="single"/>
        </w:pBdr>
        <w:shd w:fill="ffffff" w:val="clea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3B">
      <w:pPr>
        <w:pBdr>
          <w:bottom w:color="eeeeee" w:space="4" w:sz="6" w:val="single"/>
        </w:pBdr>
        <w:shd w:fill="ffffff" w:val="clear"/>
        <w:spacing w:after="0" w:line="240" w:lineRule="auto"/>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1193800</wp:posOffset>
                </wp:positionH>
                <wp:positionV relativeFrom="paragraph">
                  <wp:posOffset>7621</wp:posOffset>
                </wp:positionV>
                <wp:extent cx="930275" cy="339725"/>
                <wp:effectExtent b="0" l="0" r="0" t="0"/>
                <wp:wrapSquare wrapText="bothSides" distB="45720" distT="45720" distL="114300" distR="114300"/>
                <wp:docPr id="235" name=""/>
                <a:graphic>
                  <a:graphicData uri="http://schemas.microsoft.com/office/word/2010/wordprocessingShape">
                    <wps:wsp>
                      <wps:cNvSpPr/>
                      <wps:cNvPr id="15" name="Shape 15"/>
                      <wps:spPr>
                        <a:xfrm>
                          <a:off x="4893563" y="3622838"/>
                          <a:ext cx="904875" cy="314325"/>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Actualités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1193800</wp:posOffset>
                </wp:positionH>
                <wp:positionV relativeFrom="paragraph">
                  <wp:posOffset>7621</wp:posOffset>
                </wp:positionV>
                <wp:extent cx="930275" cy="339725"/>
                <wp:effectExtent b="0" l="0" r="0" t="0"/>
                <wp:wrapSquare wrapText="bothSides" distB="45720" distT="45720" distL="114300" distR="114300"/>
                <wp:docPr id="235"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930275" cy="339725"/>
                        </a:xfrm>
                        <a:prstGeom prst="rect"/>
                        <a:ln/>
                      </pic:spPr>
                    </pic:pic>
                  </a:graphicData>
                </a:graphic>
              </wp:anchor>
            </w:drawing>
          </mc:Fallback>
        </mc:AlternateContent>
      </w:r>
    </w:p>
    <w:p w:rsidR="00000000" w:rsidDel="00000000" w:rsidP="00000000" w:rsidRDefault="00000000" w:rsidRPr="00000000" w14:paraId="0000003D">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1092200</wp:posOffset>
                </wp:positionH>
                <wp:positionV relativeFrom="paragraph">
                  <wp:posOffset>236220</wp:posOffset>
                </wp:positionV>
                <wp:extent cx="1416050" cy="311150"/>
                <wp:effectExtent b="0" l="0" r="0" t="0"/>
                <wp:wrapSquare wrapText="bothSides" distB="45720" distT="45720" distL="114300" distR="114300"/>
                <wp:docPr id="267" name=""/>
                <a:graphic>
                  <a:graphicData uri="http://schemas.microsoft.com/office/word/2010/wordprocessingShape">
                    <wps:wsp>
                      <wps:cNvSpPr/>
                      <wps:cNvPr id="46" name="Shape 46"/>
                      <wps:spPr>
                        <a:xfrm>
                          <a:off x="4650675" y="3637125"/>
                          <a:ext cx="1390650" cy="28575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Évènements à venir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1092200</wp:posOffset>
                </wp:positionH>
                <wp:positionV relativeFrom="paragraph">
                  <wp:posOffset>236220</wp:posOffset>
                </wp:positionV>
                <wp:extent cx="1416050" cy="311150"/>
                <wp:effectExtent b="0" l="0" r="0" t="0"/>
                <wp:wrapSquare wrapText="bothSides" distB="45720" distT="45720" distL="114300" distR="114300"/>
                <wp:docPr id="267"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1416050" cy="311150"/>
                        </a:xfrm>
                        <a:prstGeom prst="rect"/>
                        <a:ln/>
                      </pic:spPr>
                    </pic:pic>
                  </a:graphicData>
                </a:graphic>
              </wp:anchor>
            </w:drawing>
          </mc:Fallback>
        </mc:AlternateConten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1406525" cy="282575"/>
                <wp:effectExtent b="0" l="0" r="0" t="0"/>
                <wp:wrapNone/>
                <wp:docPr id="224" name=""/>
                <a:graphic>
                  <a:graphicData uri="http://schemas.microsoft.com/office/word/2010/wordprocessingShape">
                    <wps:wsp>
                      <wps:cNvSpPr/>
                      <wps:cNvPr id="4" name="Shape 4"/>
                      <wps:spPr>
                        <a:xfrm>
                          <a:off x="4655438" y="3651413"/>
                          <a:ext cx="1381125" cy="257175"/>
                        </a:xfrm>
                        <a:prstGeom prst="rect">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Qui sommes nous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63500</wp:posOffset>
                </wp:positionV>
                <wp:extent cx="1406525" cy="282575"/>
                <wp:effectExtent b="0" l="0" r="0" t="0"/>
                <wp:wrapNone/>
                <wp:docPr id="22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406525" cy="282575"/>
                        </a:xfrm>
                        <a:prstGeom prst="rect"/>
                        <a:ln/>
                      </pic:spPr>
                    </pic:pic>
                  </a:graphicData>
                </a:graphic>
              </wp:anchor>
            </w:drawing>
          </mc:Fallback>
        </mc:AlternateContent>
      </w:r>
    </w:p>
    <w:p w:rsidR="00000000" w:rsidDel="00000000" w:rsidP="00000000" w:rsidRDefault="00000000" w:rsidRPr="00000000" w14:paraId="0000004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228600</wp:posOffset>
                </wp:positionV>
                <wp:extent cx="1787525" cy="311150"/>
                <wp:effectExtent b="0" l="0" r="0" t="0"/>
                <wp:wrapNone/>
                <wp:docPr id="254" name=""/>
                <a:graphic>
                  <a:graphicData uri="http://schemas.microsoft.com/office/word/2010/wordprocessingShape">
                    <wps:wsp>
                      <wps:cNvSpPr/>
                      <wps:cNvPr id="34" name="Shape 34"/>
                      <wps:spPr>
                        <a:xfrm>
                          <a:off x="4464938" y="3637125"/>
                          <a:ext cx="1762125" cy="28575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Historique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228600</wp:posOffset>
                </wp:positionV>
                <wp:extent cx="1787525" cy="311150"/>
                <wp:effectExtent b="0" l="0" r="0" t="0"/>
                <wp:wrapNone/>
                <wp:docPr id="254"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1787525" cy="311150"/>
                        </a:xfrm>
                        <a:prstGeom prst="rect"/>
                        <a:ln/>
                      </pic:spPr>
                    </pic:pic>
                  </a:graphicData>
                </a:graphic>
              </wp:anchor>
            </w:drawing>
          </mc:Fallback>
        </mc:AlternateConten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b w:val="1"/>
          <w:bCs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38100</wp:posOffset>
                </wp:positionV>
                <wp:extent cx="1797050" cy="311150"/>
                <wp:effectExtent b="0" l="0" r="0" t="0"/>
                <wp:wrapNone/>
                <wp:docPr id="243" name=""/>
                <a:graphic>
                  <a:graphicData uri="http://schemas.microsoft.com/office/word/2010/wordprocessingShape">
                    <wps:wsp>
                      <wps:cNvSpPr/>
                      <wps:cNvPr id="23" name="Shape 23"/>
                      <wps:spPr>
                        <a:xfrm>
                          <a:off x="4460175" y="3637125"/>
                          <a:ext cx="1771650" cy="28575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Staff</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38100</wp:posOffset>
                </wp:positionV>
                <wp:extent cx="1797050" cy="311150"/>
                <wp:effectExtent b="0" l="0" r="0" t="0"/>
                <wp:wrapNone/>
                <wp:docPr id="243"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1797050" cy="311150"/>
                        </a:xfrm>
                        <a:prstGeom prst="rect"/>
                        <a:ln/>
                      </pic:spPr>
                    </pic:pic>
                  </a:graphicData>
                </a:graphic>
              </wp:anchor>
            </w:drawing>
          </mc:Fallback>
        </mc:AlternateContent>
      </w:r>
    </w:p>
    <w:p w:rsidR="00000000" w:rsidDel="00000000" w:rsidP="00000000" w:rsidRDefault="00000000" w:rsidRPr="00000000" w14:paraId="00000043">
      <w:pPr>
        <w:jc w:val="center"/>
        <w:rPr>
          <w:b w:val="1"/>
          <w:bCs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1206500</wp:posOffset>
                </wp:positionH>
                <wp:positionV relativeFrom="paragraph">
                  <wp:posOffset>38100</wp:posOffset>
                </wp:positionV>
                <wp:extent cx="1511300" cy="311150"/>
                <wp:effectExtent b="0" l="0" r="0" t="0"/>
                <wp:wrapNone/>
                <wp:docPr id="244" name=""/>
                <a:graphic>
                  <a:graphicData uri="http://schemas.microsoft.com/office/word/2010/wordprocessingShape">
                    <wps:wsp>
                      <wps:cNvSpPr/>
                      <wps:cNvPr id="24" name="Shape 24"/>
                      <wps:spPr>
                        <a:xfrm>
                          <a:off x="4603050" y="3637125"/>
                          <a:ext cx="1485900" cy="28575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Activité du  CA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1206500</wp:posOffset>
                </wp:positionH>
                <wp:positionV relativeFrom="paragraph">
                  <wp:posOffset>38100</wp:posOffset>
                </wp:positionV>
                <wp:extent cx="1511300" cy="311150"/>
                <wp:effectExtent b="0" l="0" r="0" t="0"/>
                <wp:wrapNone/>
                <wp:docPr id="244"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1511300" cy="311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1016000</wp:posOffset>
                </wp:positionH>
                <wp:positionV relativeFrom="paragraph">
                  <wp:posOffset>444500</wp:posOffset>
                </wp:positionV>
                <wp:extent cx="2197100" cy="301625"/>
                <wp:effectExtent b="0" l="0" r="0" t="0"/>
                <wp:wrapNone/>
                <wp:docPr id="253" name=""/>
                <a:graphic>
                  <a:graphicData uri="http://schemas.microsoft.com/office/word/2010/wordprocessingShape">
                    <wps:wsp>
                      <wps:cNvSpPr/>
                      <wps:cNvPr id="33" name="Shape 33"/>
                      <wps:spPr>
                        <a:xfrm>
                          <a:off x="4260150" y="3641888"/>
                          <a:ext cx="2171700" cy="276225"/>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Activité du staff de Management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1016000</wp:posOffset>
                </wp:positionH>
                <wp:positionV relativeFrom="paragraph">
                  <wp:posOffset>444500</wp:posOffset>
                </wp:positionV>
                <wp:extent cx="2197100" cy="301625"/>
                <wp:effectExtent b="0" l="0" r="0" t="0"/>
                <wp:wrapNone/>
                <wp:docPr id="253"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2197100" cy="301625"/>
                        </a:xfrm>
                        <a:prstGeom prst="rect"/>
                        <a:ln/>
                      </pic:spPr>
                    </pic:pic>
                  </a:graphicData>
                </a:graphic>
              </wp:anchor>
            </w:drawing>
          </mc:Fallback>
        </mc:AlternateContent>
      </w:r>
    </w:p>
    <w:p w:rsidR="00000000" w:rsidDel="00000000" w:rsidP="00000000" w:rsidRDefault="00000000" w:rsidRPr="00000000" w14:paraId="00000044">
      <w:pPr>
        <w:rPr>
          <w:b w:val="1"/>
          <w:bCs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381000</wp:posOffset>
                </wp:positionV>
                <wp:extent cx="1558925" cy="301625"/>
                <wp:effectExtent b="0" l="0" r="0" t="0"/>
                <wp:wrapNone/>
                <wp:docPr id="262" name=""/>
                <a:graphic>
                  <a:graphicData uri="http://schemas.microsoft.com/office/word/2010/wordprocessingShape">
                    <wps:wsp>
                      <wps:cNvSpPr/>
                      <wps:cNvPr id="42" name="Shape 42"/>
                      <wps:spPr>
                        <a:xfrm>
                          <a:off x="4579238" y="3641888"/>
                          <a:ext cx="1533525" cy="276225"/>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Partenaire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381000</wp:posOffset>
                </wp:positionV>
                <wp:extent cx="1558925" cy="301625"/>
                <wp:effectExtent b="0" l="0" r="0" t="0"/>
                <wp:wrapNone/>
                <wp:docPr id="262"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1558925" cy="301625"/>
                        </a:xfrm>
                        <a:prstGeom prst="rect"/>
                        <a:ln/>
                      </pic:spPr>
                    </pic:pic>
                  </a:graphicData>
                </a:graphic>
              </wp:anchor>
            </w:drawing>
          </mc:Fallback>
        </mc:AlternateContent>
      </w:r>
    </w:p>
    <w:p w:rsidR="00000000" w:rsidDel="00000000" w:rsidP="00000000" w:rsidRDefault="00000000" w:rsidRPr="00000000" w14:paraId="00000045">
      <w:pPr>
        <w:jc w:val="center"/>
        <w:rPr>
          <w:b w:val="1"/>
          <w:bCs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1206500</wp:posOffset>
                </wp:positionH>
                <wp:positionV relativeFrom="paragraph">
                  <wp:posOffset>330200</wp:posOffset>
                </wp:positionV>
                <wp:extent cx="1778000" cy="330200"/>
                <wp:effectExtent b="0" l="0" r="0" t="0"/>
                <wp:wrapNone/>
                <wp:docPr id="256" name=""/>
                <a:graphic>
                  <a:graphicData uri="http://schemas.microsoft.com/office/word/2010/wordprocessingShape">
                    <wps:wsp>
                      <wps:cNvSpPr/>
                      <wps:cNvPr id="36" name="Shape 36"/>
                      <wps:spPr>
                        <a:xfrm>
                          <a:off x="4469700" y="3627600"/>
                          <a:ext cx="1752600" cy="30480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Rapport annuel d’activité</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1206500</wp:posOffset>
                </wp:positionH>
                <wp:positionV relativeFrom="paragraph">
                  <wp:posOffset>330200</wp:posOffset>
                </wp:positionV>
                <wp:extent cx="1778000" cy="330200"/>
                <wp:effectExtent b="0" l="0" r="0" t="0"/>
                <wp:wrapNone/>
                <wp:docPr id="256"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1778000" cy="330200"/>
                        </a:xfrm>
                        <a:prstGeom prst="rect"/>
                        <a:ln/>
                      </pic:spPr>
                    </pic:pic>
                  </a:graphicData>
                </a:graphic>
              </wp:anchor>
            </w:drawing>
          </mc:Fallback>
        </mc:AlternateContent>
      </w:r>
    </w:p>
    <w:p w:rsidR="00000000" w:rsidDel="00000000" w:rsidP="00000000" w:rsidRDefault="00000000" w:rsidRPr="00000000" w14:paraId="00000046">
      <w:pPr>
        <w:jc w:val="center"/>
        <w:rPr>
          <w:b w:val="1"/>
          <w:bCs w:val="1"/>
          <w:sz w:val="40"/>
          <w:szCs w:val="40"/>
        </w:rPr>
      </w:pPr>
      <w:r w:rsidDel="00000000" w:rsidR="00000000" w:rsidRPr="00000000">
        <w:rPr>
          <w:rtl w:val="0"/>
        </w:rPr>
      </w:r>
    </w:p>
    <w:p w:rsidR="00000000" w:rsidDel="00000000" w:rsidP="00000000" w:rsidRDefault="00000000" w:rsidRPr="00000000" w14:paraId="00000047">
      <w:pPr>
        <w:rPr>
          <w:b w:val="1"/>
          <w:bCs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1225550" cy="311150"/>
                <wp:effectExtent b="0" l="0" r="0" t="0"/>
                <wp:wrapNone/>
                <wp:docPr id="229" name=""/>
                <a:graphic>
                  <a:graphicData uri="http://schemas.microsoft.com/office/word/2010/wordprocessingShape">
                    <wps:wsp>
                      <wps:cNvSpPr/>
                      <wps:cNvPr id="9" name="Shape 9"/>
                      <wps:spPr>
                        <a:xfrm>
                          <a:off x="4745925" y="3637125"/>
                          <a:ext cx="1200150" cy="285750"/>
                        </a:xfrm>
                        <a:prstGeom prst="rect">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Agenda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152400</wp:posOffset>
                </wp:positionV>
                <wp:extent cx="1225550" cy="311150"/>
                <wp:effectExtent b="0" l="0" r="0" t="0"/>
                <wp:wrapNone/>
                <wp:docPr id="229"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225550" cy="311150"/>
                        </a:xfrm>
                        <a:prstGeom prst="rect"/>
                        <a:ln/>
                      </pic:spPr>
                    </pic:pic>
                  </a:graphicData>
                </a:graphic>
              </wp:anchor>
            </w:drawing>
          </mc:Fallback>
        </mc:AlternateContent>
      </w:r>
    </w:p>
    <w:p w:rsidR="00000000" w:rsidDel="00000000" w:rsidP="00000000" w:rsidRDefault="00000000" w:rsidRPr="00000000" w14:paraId="00000048">
      <w:pPr>
        <w:jc w:val="center"/>
        <w:rPr>
          <w:b w:val="1"/>
          <w:bCs w:val="1"/>
          <w:sz w:val="40"/>
          <w:szCs w:val="40"/>
        </w:rPr>
      </w:pPr>
      <w:r w:rsidDel="00000000" w:rsidR="00000000" w:rsidRPr="00000000">
        <w:rPr>
          <w:rtl w:val="0"/>
        </w:rPr>
      </w:r>
    </w:p>
    <w:p w:rsidR="00000000" w:rsidDel="00000000" w:rsidP="00000000" w:rsidRDefault="00000000" w:rsidRPr="00000000" w14:paraId="00000049">
      <w:pPr>
        <w:jc w:val="center"/>
        <w:rPr>
          <w:b w:val="1"/>
          <w:bCs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1435100</wp:posOffset>
                </wp:positionH>
                <wp:positionV relativeFrom="paragraph">
                  <wp:posOffset>38100</wp:posOffset>
                </wp:positionV>
                <wp:extent cx="1825625" cy="292100"/>
                <wp:effectExtent b="0" l="0" r="0" t="0"/>
                <wp:wrapNone/>
                <wp:docPr id="240" name=""/>
                <a:graphic>
                  <a:graphicData uri="http://schemas.microsoft.com/office/word/2010/wordprocessingShape">
                    <wps:wsp>
                      <wps:cNvSpPr/>
                      <wps:cNvPr id="20" name="Shape 20"/>
                      <wps:spPr>
                        <a:xfrm>
                          <a:off x="4445888" y="3646650"/>
                          <a:ext cx="1800225" cy="26670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Programme annuel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1435100</wp:posOffset>
                </wp:positionH>
                <wp:positionV relativeFrom="paragraph">
                  <wp:posOffset>38100</wp:posOffset>
                </wp:positionV>
                <wp:extent cx="1825625" cy="292100"/>
                <wp:effectExtent b="0" l="0" r="0" t="0"/>
                <wp:wrapNone/>
                <wp:docPr id="240"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1825625" cy="292100"/>
                        </a:xfrm>
                        <a:prstGeom prst="rect"/>
                        <a:ln/>
                      </pic:spPr>
                    </pic:pic>
                  </a:graphicData>
                </a:graphic>
              </wp:anchor>
            </w:drawing>
          </mc:Fallback>
        </mc:AlternateContent>
      </w:r>
    </w:p>
    <w:p w:rsidR="00000000" w:rsidDel="00000000" w:rsidP="00000000" w:rsidRDefault="00000000" w:rsidRPr="00000000" w14:paraId="0000004A">
      <w:pPr>
        <w:jc w:val="center"/>
        <w:rPr>
          <w:b w:val="1"/>
          <w:bCs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1371600</wp:posOffset>
                </wp:positionH>
                <wp:positionV relativeFrom="paragraph">
                  <wp:posOffset>177800</wp:posOffset>
                </wp:positionV>
                <wp:extent cx="1968500" cy="358775"/>
                <wp:effectExtent b="0" l="0" r="0" t="0"/>
                <wp:wrapNone/>
                <wp:docPr id="268" name=""/>
                <a:graphic>
                  <a:graphicData uri="http://schemas.microsoft.com/office/word/2010/wordprocessingShape">
                    <wps:wsp>
                      <wps:cNvSpPr/>
                      <wps:cNvPr id="47" name="Shape 47"/>
                      <wps:spPr>
                        <a:xfrm>
                          <a:off x="4374450" y="3613313"/>
                          <a:ext cx="1943100" cy="333375"/>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Programme hebdomadaire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1371600</wp:posOffset>
                </wp:positionH>
                <wp:positionV relativeFrom="paragraph">
                  <wp:posOffset>177800</wp:posOffset>
                </wp:positionV>
                <wp:extent cx="1968500" cy="358775"/>
                <wp:effectExtent b="0" l="0" r="0" t="0"/>
                <wp:wrapNone/>
                <wp:docPr id="268"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1968500" cy="358775"/>
                        </a:xfrm>
                        <a:prstGeom prst="rect"/>
                        <a:ln/>
                      </pic:spPr>
                    </pic:pic>
                  </a:graphicData>
                </a:graphic>
              </wp:anchor>
            </w:drawing>
          </mc:Fallback>
        </mc:AlternateContent>
      </w:r>
    </w:p>
    <w:p w:rsidR="00000000" w:rsidDel="00000000" w:rsidP="00000000" w:rsidRDefault="00000000" w:rsidRPr="00000000" w14:paraId="0000004B">
      <w:pPr>
        <w:jc w:val="center"/>
        <w:rPr>
          <w:b w:val="1"/>
          <w:bCs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1562100</wp:posOffset>
                </wp:positionH>
                <wp:positionV relativeFrom="paragraph">
                  <wp:posOffset>266700</wp:posOffset>
                </wp:positionV>
                <wp:extent cx="1920875" cy="292100"/>
                <wp:effectExtent b="0" l="0" r="0" t="0"/>
                <wp:wrapNone/>
                <wp:docPr id="241" name=""/>
                <a:graphic>
                  <a:graphicData uri="http://schemas.microsoft.com/office/word/2010/wordprocessingShape">
                    <wps:wsp>
                      <wps:cNvSpPr/>
                      <wps:cNvPr id="21" name="Shape 21"/>
                      <wps:spPr>
                        <a:xfrm>
                          <a:off x="4398263" y="3646650"/>
                          <a:ext cx="1895475" cy="26670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Cartographie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1562100</wp:posOffset>
                </wp:positionH>
                <wp:positionV relativeFrom="paragraph">
                  <wp:posOffset>266700</wp:posOffset>
                </wp:positionV>
                <wp:extent cx="1920875" cy="292100"/>
                <wp:effectExtent b="0" l="0" r="0" t="0"/>
                <wp:wrapNone/>
                <wp:docPr id="241"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920875" cy="292100"/>
                        </a:xfrm>
                        <a:prstGeom prst="rect"/>
                        <a:ln/>
                      </pic:spPr>
                    </pic:pic>
                  </a:graphicData>
                </a:graphic>
              </wp:anchor>
            </w:drawing>
          </mc:Fallback>
        </mc:AlternateContent>
      </w:r>
    </w:p>
    <w:p w:rsidR="00000000" w:rsidDel="00000000" w:rsidP="00000000" w:rsidRDefault="00000000" w:rsidRPr="00000000" w14:paraId="0000004C">
      <w:pPr>
        <w:jc w:val="center"/>
        <w:rPr>
          <w:b w:val="1"/>
          <w:bCs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1562100</wp:posOffset>
                </wp:positionH>
                <wp:positionV relativeFrom="paragraph">
                  <wp:posOffset>342900</wp:posOffset>
                </wp:positionV>
                <wp:extent cx="1997075" cy="339725"/>
                <wp:effectExtent b="0" l="0" r="0" t="0"/>
                <wp:wrapNone/>
                <wp:docPr id="270" name=""/>
                <a:graphic>
                  <a:graphicData uri="http://schemas.microsoft.com/office/word/2010/wordprocessingShape">
                    <wps:wsp>
                      <wps:cNvSpPr/>
                      <wps:cNvPr id="49" name="Shape 49"/>
                      <wps:spPr>
                        <a:xfrm>
                          <a:off x="4360163" y="3622838"/>
                          <a:ext cx="1971675" cy="314325"/>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Inscription aux activités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1562100</wp:posOffset>
                </wp:positionH>
                <wp:positionV relativeFrom="paragraph">
                  <wp:posOffset>342900</wp:posOffset>
                </wp:positionV>
                <wp:extent cx="1997075" cy="339725"/>
                <wp:effectExtent b="0" l="0" r="0" t="0"/>
                <wp:wrapNone/>
                <wp:docPr id="270"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1997075" cy="339725"/>
                        </a:xfrm>
                        <a:prstGeom prst="rect"/>
                        <a:ln/>
                      </pic:spPr>
                    </pic:pic>
                  </a:graphicData>
                </a:graphic>
              </wp:anchor>
            </w:drawing>
          </mc:Fallback>
        </mc:AlternateContent>
      </w:r>
    </w:p>
    <w:p w:rsidR="00000000" w:rsidDel="00000000" w:rsidP="00000000" w:rsidRDefault="00000000" w:rsidRPr="00000000" w14:paraId="0000004D">
      <w:pPr>
        <w:jc w:val="center"/>
        <w:rPr>
          <w:b w:val="1"/>
          <w:bCs w:val="1"/>
          <w:sz w:val="40"/>
          <w:szCs w:val="40"/>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1273175" cy="292100"/>
                <wp:effectExtent b="0" l="0" r="0" t="0"/>
                <wp:wrapNone/>
                <wp:docPr id="251" name=""/>
                <a:graphic>
                  <a:graphicData uri="http://schemas.microsoft.com/office/word/2010/wordprocessingShape">
                    <wps:wsp>
                      <wps:cNvSpPr/>
                      <wps:cNvPr id="31" name="Shape 31"/>
                      <wps:spPr>
                        <a:xfrm>
                          <a:off x="4722113" y="3646650"/>
                          <a:ext cx="1247775" cy="266700"/>
                        </a:xfrm>
                        <a:prstGeom prst="rect">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Actualités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25400</wp:posOffset>
                </wp:positionV>
                <wp:extent cx="1273175" cy="292100"/>
                <wp:effectExtent b="0" l="0" r="0" t="0"/>
                <wp:wrapNone/>
                <wp:docPr id="251"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1273175" cy="292100"/>
                        </a:xfrm>
                        <a:prstGeom prst="rect"/>
                        <a:ln/>
                      </pic:spPr>
                    </pic:pic>
                  </a:graphicData>
                </a:graphic>
              </wp:anchor>
            </w:drawing>
          </mc:Fallback>
        </mc:AlternateContent>
      </w:r>
    </w:p>
    <w:p w:rsidR="00000000" w:rsidDel="00000000" w:rsidP="00000000" w:rsidRDefault="00000000" w:rsidRPr="00000000" w14:paraId="0000004F">
      <w:pPr>
        <w:jc w:val="center"/>
        <w:rPr>
          <w:b w:val="1"/>
          <w:bCs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1701800</wp:posOffset>
                </wp:positionH>
                <wp:positionV relativeFrom="paragraph">
                  <wp:posOffset>38100</wp:posOffset>
                </wp:positionV>
                <wp:extent cx="1949450" cy="282575"/>
                <wp:effectExtent b="0" l="0" r="0" t="0"/>
                <wp:wrapNone/>
                <wp:docPr id="257" name=""/>
                <a:graphic>
                  <a:graphicData uri="http://schemas.microsoft.com/office/word/2010/wordprocessingShape">
                    <wps:wsp>
                      <wps:cNvSpPr/>
                      <wps:cNvPr id="37" name="Shape 37"/>
                      <wps:spPr>
                        <a:xfrm>
                          <a:off x="4383975" y="3651413"/>
                          <a:ext cx="1924050" cy="257175"/>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Évènements en cours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1701800</wp:posOffset>
                </wp:positionH>
                <wp:positionV relativeFrom="paragraph">
                  <wp:posOffset>38100</wp:posOffset>
                </wp:positionV>
                <wp:extent cx="1949450" cy="282575"/>
                <wp:effectExtent b="0" l="0" r="0" t="0"/>
                <wp:wrapNone/>
                <wp:docPr id="257"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1949450" cy="282575"/>
                        </a:xfrm>
                        <a:prstGeom prst="rect"/>
                        <a:ln/>
                      </pic:spPr>
                    </pic:pic>
                  </a:graphicData>
                </a:graphic>
              </wp:anchor>
            </w:drawing>
          </mc:Fallback>
        </mc:AlternateContent>
      </w:r>
    </w:p>
    <w:p w:rsidR="00000000" w:rsidDel="00000000" w:rsidP="00000000" w:rsidRDefault="00000000" w:rsidRPr="00000000" w14:paraId="00000050">
      <w:pPr>
        <w:jc w:val="center"/>
        <w:rPr>
          <w:b w:val="1"/>
          <w:bCs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1460500</wp:posOffset>
                </wp:positionH>
                <wp:positionV relativeFrom="paragraph">
                  <wp:posOffset>0</wp:posOffset>
                </wp:positionV>
                <wp:extent cx="2644775" cy="339725"/>
                <wp:effectExtent b="0" l="0" r="0" t="0"/>
                <wp:wrapNone/>
                <wp:docPr id="231" name=""/>
                <a:graphic>
                  <a:graphicData uri="http://schemas.microsoft.com/office/word/2010/wordprocessingShape">
                    <wps:wsp>
                      <wps:cNvSpPr/>
                      <wps:cNvPr id="11" name="Shape 11"/>
                      <wps:spPr>
                        <a:xfrm>
                          <a:off x="4036313" y="3622838"/>
                          <a:ext cx="2619375" cy="314325"/>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Activités hebdomadaires de la présidence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1460500</wp:posOffset>
                </wp:positionH>
                <wp:positionV relativeFrom="paragraph">
                  <wp:posOffset>0</wp:posOffset>
                </wp:positionV>
                <wp:extent cx="2644775" cy="339725"/>
                <wp:effectExtent b="0" l="0" r="0" t="0"/>
                <wp:wrapNone/>
                <wp:docPr id="231"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644775" cy="339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1765300</wp:posOffset>
                </wp:positionH>
                <wp:positionV relativeFrom="paragraph">
                  <wp:posOffset>355600</wp:posOffset>
                </wp:positionV>
                <wp:extent cx="1797050" cy="330200"/>
                <wp:effectExtent b="0" l="0" r="0" t="0"/>
                <wp:wrapNone/>
                <wp:docPr id="247" name=""/>
                <a:graphic>
                  <a:graphicData uri="http://schemas.microsoft.com/office/word/2010/wordprocessingShape">
                    <wps:wsp>
                      <wps:cNvSpPr/>
                      <wps:cNvPr id="27" name="Shape 27"/>
                      <wps:spPr>
                        <a:xfrm>
                          <a:off x="4460175" y="3627600"/>
                          <a:ext cx="1771650" cy="30480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Évènements à venir</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355600</wp:posOffset>
                </wp:positionV>
                <wp:extent cx="1797050" cy="330200"/>
                <wp:effectExtent b="0" l="0" r="0" t="0"/>
                <wp:wrapNone/>
                <wp:docPr id="247"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1797050" cy="330200"/>
                        </a:xfrm>
                        <a:prstGeom prst="rect"/>
                        <a:ln/>
                      </pic:spPr>
                    </pic:pic>
                  </a:graphicData>
                </a:graphic>
              </wp:anchor>
            </w:drawing>
          </mc:Fallback>
        </mc:AlternateContent>
      </w:r>
    </w:p>
    <w:p w:rsidR="00000000" w:rsidDel="00000000" w:rsidP="00000000" w:rsidRDefault="00000000" w:rsidRPr="00000000" w14:paraId="00000051">
      <w:pPr>
        <w:jc w:val="center"/>
        <w:rPr>
          <w:b w:val="1"/>
          <w:bCs w:val="1"/>
          <w:sz w:val="28"/>
          <w:szCs w:val="28"/>
        </w:rPr>
      </w:pPr>
      <w:r w:rsidDel="00000000" w:rsidR="00000000" w:rsidRPr="00000000">
        <w:rPr>
          <w:rtl w:val="0"/>
        </w:rPr>
      </w:r>
    </w:p>
    <w:p w:rsidR="00000000" w:rsidDel="00000000" w:rsidP="00000000" w:rsidRDefault="00000000" w:rsidRPr="00000000" w14:paraId="00000052">
      <w:pPr>
        <w:jc w:val="center"/>
        <w:rPr>
          <w:b w:val="1"/>
          <w:bCs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190500</wp:posOffset>
                </wp:positionV>
                <wp:extent cx="1787525" cy="301625"/>
                <wp:effectExtent b="0" l="0" r="0" t="0"/>
                <wp:wrapNone/>
                <wp:docPr id="232" name=""/>
                <a:graphic>
                  <a:graphicData uri="http://schemas.microsoft.com/office/word/2010/wordprocessingShape">
                    <wps:wsp>
                      <wps:cNvSpPr/>
                      <wps:cNvPr id="12" name="Shape 12"/>
                      <wps:spPr>
                        <a:xfrm>
                          <a:off x="4464938" y="3641888"/>
                          <a:ext cx="1762125" cy="276225"/>
                        </a:xfrm>
                        <a:prstGeom prst="rect">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Médiathèque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190500</wp:posOffset>
                </wp:positionV>
                <wp:extent cx="1787525" cy="301625"/>
                <wp:effectExtent b="0" l="0" r="0" t="0"/>
                <wp:wrapNone/>
                <wp:docPr id="232"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787525" cy="301625"/>
                        </a:xfrm>
                        <a:prstGeom prst="rect"/>
                        <a:ln/>
                      </pic:spPr>
                    </pic:pic>
                  </a:graphicData>
                </a:graphic>
              </wp:anchor>
            </w:drawing>
          </mc:Fallback>
        </mc:AlternateContent>
      </w:r>
    </w:p>
    <w:p w:rsidR="00000000" w:rsidDel="00000000" w:rsidP="00000000" w:rsidRDefault="00000000" w:rsidRPr="00000000" w14:paraId="00000053">
      <w:pPr>
        <w:jc w:val="center"/>
        <w:rPr>
          <w:b w:val="1"/>
          <w:bCs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1625600</wp:posOffset>
                </wp:positionH>
                <wp:positionV relativeFrom="paragraph">
                  <wp:posOffset>342900</wp:posOffset>
                </wp:positionV>
                <wp:extent cx="2835275" cy="358775"/>
                <wp:effectExtent b="0" l="0" r="0" t="0"/>
                <wp:wrapNone/>
                <wp:docPr id="272" name=""/>
                <a:graphic>
                  <a:graphicData uri="http://schemas.microsoft.com/office/word/2010/wordprocessingShape">
                    <wps:wsp>
                      <wps:cNvSpPr/>
                      <wps:cNvPr id="51" name="Shape 51"/>
                      <wps:spPr>
                        <a:xfrm>
                          <a:off x="3941063" y="3613313"/>
                          <a:ext cx="2809875" cy="333375"/>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Kôrô </w:t>
                            </w:r>
                            <w:r w:rsidDel="00000000" w:rsidR="00000000" w:rsidRPr="00000000">
                              <w:rPr>
                                <w:rFonts w:ascii="Calibri" w:cs="Calibri" w:eastAsia="Calibri" w:hAnsi="Calibri"/>
                                <w:b w:val="0"/>
                                <w:i w:val="0"/>
                                <w:smallCaps w:val="0"/>
                                <w:strike w:val="0"/>
                                <w:color w:val="000000"/>
                                <w:sz w:val="22"/>
                                <w:vertAlign w:val="baseline"/>
                              </w:rPr>
                              <w:t xml:space="preserve">-évènements-formation-détente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1625600</wp:posOffset>
                </wp:positionH>
                <wp:positionV relativeFrom="paragraph">
                  <wp:posOffset>342900</wp:posOffset>
                </wp:positionV>
                <wp:extent cx="2835275" cy="358775"/>
                <wp:effectExtent b="0" l="0" r="0" t="0"/>
                <wp:wrapNone/>
                <wp:docPr id="272"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2835275" cy="358775"/>
                        </a:xfrm>
                        <a:prstGeom prst="rect"/>
                        <a:ln/>
                      </pic:spPr>
                    </pic:pic>
                  </a:graphicData>
                </a:graphic>
              </wp:anchor>
            </w:drawing>
          </mc:Fallback>
        </mc:AlternateContent>
      </w:r>
    </w:p>
    <w:p w:rsidR="00000000" w:rsidDel="00000000" w:rsidP="00000000" w:rsidRDefault="00000000" w:rsidRPr="00000000" w14:paraId="00000054">
      <w:pPr>
        <w:jc w:val="center"/>
        <w:rPr>
          <w:b w:val="1"/>
          <w:bCs w:val="1"/>
          <w:sz w:val="28"/>
          <w:szCs w:val="28"/>
        </w:rPr>
      </w:pPr>
      <w:r w:rsidDel="00000000" w:rsidR="00000000" w:rsidRPr="00000000">
        <w:rPr>
          <w:rtl w:val="0"/>
        </w:rPr>
      </w:r>
    </w:p>
    <w:p w:rsidR="00000000" w:rsidDel="00000000" w:rsidP="00000000" w:rsidRDefault="00000000" w:rsidRPr="00000000" w14:paraId="00000055">
      <w:pPr>
        <w:jc w:val="center"/>
        <w:rPr>
          <w:b w:val="1"/>
          <w:bCs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1854200</wp:posOffset>
                </wp:positionH>
                <wp:positionV relativeFrom="paragraph">
                  <wp:posOffset>190500</wp:posOffset>
                </wp:positionV>
                <wp:extent cx="2444750" cy="358775"/>
                <wp:effectExtent b="0" l="0" r="0" t="0"/>
                <wp:wrapNone/>
                <wp:docPr id="242" name=""/>
                <a:graphic>
                  <a:graphicData uri="http://schemas.microsoft.com/office/word/2010/wordprocessingShape">
                    <wps:wsp>
                      <wps:cNvSpPr/>
                      <wps:cNvPr id="22" name="Shape 22"/>
                      <wps:spPr>
                        <a:xfrm>
                          <a:off x="4136325" y="3613313"/>
                          <a:ext cx="2419350" cy="333375"/>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Blatha</w:t>
                            </w:r>
                            <w:r w:rsidDel="00000000" w:rsidR="00000000" w:rsidRPr="00000000">
                              <w:rPr>
                                <w:rFonts w:ascii="Calibri" w:cs="Calibri" w:eastAsia="Calibri" w:hAnsi="Calibri"/>
                                <w:b w:val="0"/>
                                <w:i w:val="0"/>
                                <w:smallCaps w:val="0"/>
                                <w:strike w:val="0"/>
                                <w:color w:val="000000"/>
                                <w:sz w:val="22"/>
                                <w:vertAlign w:val="baseline"/>
                              </w:rPr>
                              <w:t xml:space="preserve">-évènements-formation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1854200</wp:posOffset>
                </wp:positionH>
                <wp:positionV relativeFrom="paragraph">
                  <wp:posOffset>190500</wp:posOffset>
                </wp:positionV>
                <wp:extent cx="2444750" cy="358775"/>
                <wp:effectExtent b="0" l="0" r="0" t="0"/>
                <wp:wrapNone/>
                <wp:docPr id="242"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2444750" cy="358775"/>
                        </a:xfrm>
                        <a:prstGeom prst="rect"/>
                        <a:ln/>
                      </pic:spPr>
                    </pic:pic>
                  </a:graphicData>
                </a:graphic>
              </wp:anchor>
            </w:drawing>
          </mc:Fallback>
        </mc:AlternateContent>
      </w:r>
    </w:p>
    <w:p w:rsidR="00000000" w:rsidDel="00000000" w:rsidP="00000000" w:rsidRDefault="00000000" w:rsidRPr="00000000" w14:paraId="00000056">
      <w:pPr>
        <w:jc w:val="center"/>
        <w:rPr>
          <w:b w:val="1"/>
          <w:bCs w:val="1"/>
          <w:sz w:val="28"/>
          <w:szCs w:val="28"/>
        </w:rPr>
      </w:pPr>
      <w:r w:rsidDel="00000000" w:rsidR="00000000" w:rsidRPr="00000000">
        <w:rPr>
          <w:rtl w:val="0"/>
        </w:rPr>
      </w:r>
    </w:p>
    <w:p w:rsidR="00000000" w:rsidDel="00000000" w:rsidP="00000000" w:rsidRDefault="00000000" w:rsidRPr="00000000" w14:paraId="00000057">
      <w:pPr>
        <w:jc w:val="center"/>
        <w:rPr>
          <w:b w:val="1"/>
          <w:bCs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1752600</wp:posOffset>
                </wp:positionH>
                <wp:positionV relativeFrom="paragraph">
                  <wp:posOffset>76200</wp:posOffset>
                </wp:positionV>
                <wp:extent cx="2987675" cy="377825"/>
                <wp:effectExtent b="0" l="0" r="0" t="0"/>
                <wp:wrapNone/>
                <wp:docPr id="255" name=""/>
                <a:graphic>
                  <a:graphicData uri="http://schemas.microsoft.com/office/word/2010/wordprocessingShape">
                    <wps:wsp>
                      <wps:cNvSpPr/>
                      <wps:cNvPr id="35" name="Shape 35"/>
                      <wps:spPr>
                        <a:xfrm>
                          <a:off x="3864863" y="3603788"/>
                          <a:ext cx="2962275" cy="352425"/>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Boud’chou -évènements-bienvenu bébé</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1752600</wp:posOffset>
                </wp:positionH>
                <wp:positionV relativeFrom="paragraph">
                  <wp:posOffset>76200</wp:posOffset>
                </wp:positionV>
                <wp:extent cx="2987675" cy="377825"/>
                <wp:effectExtent b="0" l="0" r="0" t="0"/>
                <wp:wrapNone/>
                <wp:docPr id="255"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2987675" cy="377825"/>
                        </a:xfrm>
                        <a:prstGeom prst="rect"/>
                        <a:ln/>
                      </pic:spPr>
                    </pic:pic>
                  </a:graphicData>
                </a:graphic>
              </wp:anchor>
            </w:drawing>
          </mc:Fallback>
        </mc:AlternateContent>
      </w:r>
    </w:p>
    <w:p w:rsidR="00000000" w:rsidDel="00000000" w:rsidP="00000000" w:rsidRDefault="00000000" w:rsidRPr="00000000" w14:paraId="00000058">
      <w:pPr>
        <w:jc w:val="center"/>
        <w:rPr>
          <w:b w:val="1"/>
          <w:bCs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1854200</wp:posOffset>
                </wp:positionH>
                <wp:positionV relativeFrom="paragraph">
                  <wp:posOffset>254000</wp:posOffset>
                </wp:positionV>
                <wp:extent cx="2940050" cy="530225"/>
                <wp:effectExtent b="0" l="0" r="0" t="0"/>
                <wp:wrapNone/>
                <wp:docPr id="230" name=""/>
                <a:graphic>
                  <a:graphicData uri="http://schemas.microsoft.com/office/word/2010/wordprocessingShape">
                    <wps:wsp>
                      <wps:cNvSpPr/>
                      <wps:cNvPr id="10" name="Shape 10"/>
                      <wps:spPr>
                        <a:xfrm>
                          <a:off x="3888675" y="3527588"/>
                          <a:ext cx="2914650" cy="504825"/>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Évènements internationaux 1</w:t>
                            </w:r>
                            <w:r w:rsidDel="00000000" w:rsidR="00000000" w:rsidRPr="00000000">
                              <w:rPr>
                                <w:rFonts w:ascii="Calibri" w:cs="Calibri" w:eastAsia="Calibri" w:hAnsi="Calibri"/>
                                <w:b w:val="0"/>
                                <w:i w:val="0"/>
                                <w:smallCaps w:val="0"/>
                                <w:strike w:val="0"/>
                                <w:color w:val="000000"/>
                                <w:sz w:val="22"/>
                                <w:vertAlign w:val="superscript"/>
                              </w:rPr>
                              <w:t xml:space="preserve">er</w:t>
                            </w:r>
                            <w:r w:rsidDel="00000000" w:rsidR="00000000" w:rsidRPr="00000000">
                              <w:rPr>
                                <w:rFonts w:ascii="Calibri" w:cs="Calibri" w:eastAsia="Calibri" w:hAnsi="Calibri"/>
                                <w:b w:val="0"/>
                                <w:i w:val="0"/>
                                <w:smallCaps w:val="0"/>
                                <w:strike w:val="0"/>
                                <w:color w:val="000000"/>
                                <w:sz w:val="22"/>
                                <w:vertAlign w:val="baseline"/>
                              </w:rPr>
                              <w:t xml:space="preserve"> octobre,</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4 décembre, 8 mars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1854200</wp:posOffset>
                </wp:positionH>
                <wp:positionV relativeFrom="paragraph">
                  <wp:posOffset>254000</wp:posOffset>
                </wp:positionV>
                <wp:extent cx="2940050" cy="530225"/>
                <wp:effectExtent b="0" l="0" r="0" t="0"/>
                <wp:wrapNone/>
                <wp:docPr id="230"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940050" cy="530225"/>
                        </a:xfrm>
                        <a:prstGeom prst="rect"/>
                        <a:ln/>
                      </pic:spPr>
                    </pic:pic>
                  </a:graphicData>
                </a:graphic>
              </wp:anchor>
            </w:drawing>
          </mc:Fallback>
        </mc:AlternateContent>
      </w:r>
    </w:p>
    <w:p w:rsidR="00000000" w:rsidDel="00000000" w:rsidP="00000000" w:rsidRDefault="00000000" w:rsidRPr="00000000" w14:paraId="00000059">
      <w:pPr>
        <w:jc w:val="center"/>
        <w:rPr>
          <w:b w:val="1"/>
          <w:bCs w:val="1"/>
          <w:sz w:val="40"/>
          <w:szCs w:val="40"/>
        </w:rPr>
      </w:pPr>
      <w:r w:rsidDel="00000000" w:rsidR="00000000" w:rsidRPr="00000000">
        <w:rPr>
          <w:rtl w:val="0"/>
        </w:rPr>
      </w:r>
    </w:p>
    <w:p w:rsidR="00000000" w:rsidDel="00000000" w:rsidP="00000000" w:rsidRDefault="00000000" w:rsidRPr="00000000" w14:paraId="0000005A">
      <w:pPr>
        <w:jc w:val="center"/>
        <w:rPr>
          <w:b w:val="1"/>
          <w:bCs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444500</wp:posOffset>
                </wp:positionV>
                <wp:extent cx="2282825" cy="330200"/>
                <wp:effectExtent b="0" l="0" r="0" t="0"/>
                <wp:wrapNone/>
                <wp:docPr id="269" name=""/>
                <a:graphic>
                  <a:graphicData uri="http://schemas.microsoft.com/office/word/2010/wordprocessingShape">
                    <wps:wsp>
                      <wps:cNvSpPr/>
                      <wps:cNvPr id="48" name="Shape 48"/>
                      <wps:spPr>
                        <a:xfrm>
                          <a:off x="4217288" y="3627600"/>
                          <a:ext cx="2257425" cy="304800"/>
                        </a:xfrm>
                        <a:prstGeom prst="rect">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Bénévolat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444500</wp:posOffset>
                </wp:positionV>
                <wp:extent cx="2282825" cy="330200"/>
                <wp:effectExtent b="0" l="0" r="0" t="0"/>
                <wp:wrapNone/>
                <wp:docPr id="269"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2282825" cy="330200"/>
                        </a:xfrm>
                        <a:prstGeom prst="rect"/>
                        <a:ln/>
                      </pic:spPr>
                    </pic:pic>
                  </a:graphicData>
                </a:graphic>
              </wp:anchor>
            </w:drawing>
          </mc:Fallback>
        </mc:AlternateContent>
      </w:r>
    </w:p>
    <w:p w:rsidR="00000000" w:rsidDel="00000000" w:rsidP="00000000" w:rsidRDefault="00000000" w:rsidRPr="00000000" w14:paraId="0000005B">
      <w:pPr>
        <w:jc w:val="center"/>
        <w:rPr>
          <w:b w:val="1"/>
          <w:bCs w:val="1"/>
          <w:sz w:val="40"/>
          <w:szCs w:val="40"/>
        </w:rPr>
      </w:pPr>
      <w:r w:rsidDel="00000000" w:rsidR="00000000" w:rsidRPr="00000000">
        <w:rPr>
          <w:rtl w:val="0"/>
        </w:rPr>
      </w:r>
    </w:p>
    <w:p w:rsidR="00000000" w:rsidDel="00000000" w:rsidP="00000000" w:rsidRDefault="00000000" w:rsidRPr="00000000" w14:paraId="0000005C">
      <w:pPr>
        <w:jc w:val="center"/>
        <w:rPr>
          <w:b w:val="1"/>
          <w:bCs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1943100</wp:posOffset>
                </wp:positionH>
                <wp:positionV relativeFrom="paragraph">
                  <wp:posOffset>203200</wp:posOffset>
                </wp:positionV>
                <wp:extent cx="1987550" cy="339725"/>
                <wp:effectExtent b="0" l="0" r="0" t="0"/>
                <wp:wrapNone/>
                <wp:docPr id="236" name=""/>
                <a:graphic>
                  <a:graphicData uri="http://schemas.microsoft.com/office/word/2010/wordprocessingShape">
                    <wps:wsp>
                      <wps:cNvSpPr/>
                      <wps:cNvPr id="16" name="Shape 16"/>
                      <wps:spPr>
                        <a:xfrm>
                          <a:off x="4364925" y="3622838"/>
                          <a:ext cx="1962150" cy="314325"/>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Pourquoi devenir bénévole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1943100</wp:posOffset>
                </wp:positionH>
                <wp:positionV relativeFrom="paragraph">
                  <wp:posOffset>203200</wp:posOffset>
                </wp:positionV>
                <wp:extent cx="1987550" cy="339725"/>
                <wp:effectExtent b="0" l="0" r="0" t="0"/>
                <wp:wrapNone/>
                <wp:docPr id="236"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987550" cy="339725"/>
                        </a:xfrm>
                        <a:prstGeom prst="rect"/>
                        <a:ln/>
                      </pic:spPr>
                    </pic:pic>
                  </a:graphicData>
                </a:graphic>
              </wp:anchor>
            </w:drawing>
          </mc:Fallback>
        </mc:AlternateContent>
      </w:r>
    </w:p>
    <w:p w:rsidR="00000000" w:rsidDel="00000000" w:rsidP="00000000" w:rsidRDefault="00000000" w:rsidRPr="00000000" w14:paraId="0000005D">
      <w:pPr>
        <w:jc w:val="center"/>
        <w:rPr>
          <w:b w:val="1"/>
          <w:bCs w:val="1"/>
          <w:sz w:val="40"/>
          <w:szCs w:val="40"/>
        </w:rPr>
      </w:pPr>
      <w:r w:rsidDel="00000000" w:rsidR="00000000" w:rsidRPr="00000000">
        <w:rPr>
          <w:rtl w:val="0"/>
        </w:rPr>
      </w:r>
    </w:p>
    <w:p w:rsidR="00000000" w:rsidDel="00000000" w:rsidP="00000000" w:rsidRDefault="00000000" w:rsidRPr="00000000" w14:paraId="0000005E">
      <w:pPr>
        <w:jc w:val="center"/>
        <w:rPr>
          <w:b w:val="1"/>
          <w:bCs w:val="1"/>
          <w:sz w:val="40"/>
          <w:szCs w:val="40"/>
        </w:rPr>
      </w:pPr>
      <w:r w:rsidDel="00000000" w:rsidR="00000000" w:rsidRPr="00000000">
        <w:rPr>
          <w:b w:val="1"/>
          <w:bCs w:val="1"/>
          <w:sz w:val="40"/>
          <w:szCs w:val="40"/>
          <w:rtl w:val="0"/>
        </w:rPr>
        <w:t xml:space="preserve">Nos bénévoles</w:t>
      </w:r>
    </w:p>
    <w:p w:rsidR="00000000" w:rsidDel="00000000" w:rsidP="00000000" w:rsidRDefault="00000000" w:rsidRPr="00000000" w14:paraId="0000005F">
      <w:pPr>
        <w:spacing w:after="0" w:lineRule="auto"/>
        <w:rPr/>
      </w:pPr>
      <w:r w:rsidDel="00000000" w:rsidR="00000000" w:rsidRPr="00000000">
        <w:rPr>
          <w:rtl w:val="0"/>
        </w:rPr>
        <w:t xml:space="preserve">​C’est grâce à l’aide précieuse de notre équipe d’une cinquantaine de bénévoles que nous pouvons mettre tout en œuvre pour accompagner humainement les personnes aînées et les familles aussi longtemps que nécessaire. Sans ces complices nous n’arriverions pas à tout accomplir. Ils sont une source d’inspiration en raison de la différence qu’ils font dans le quotidien des personnes que nous soutenons. </w:t>
      </w:r>
    </w:p>
    <w:p w:rsidR="00000000" w:rsidDel="00000000" w:rsidP="00000000" w:rsidRDefault="00000000" w:rsidRPr="00000000" w14:paraId="00000060">
      <w:pPr>
        <w:spacing w:after="0" w:lineRule="auto"/>
        <w:rPr/>
      </w:pPr>
      <w:r w:rsidDel="00000000" w:rsidR="00000000" w:rsidRPr="00000000">
        <w:rPr>
          <w:rtl w:val="0"/>
        </w:rPr>
        <w:t xml:space="preserve">Nous travaillons de concert avec notre cinquantaine de bénévoles retraitées pour aider plus de 200 personnes de nos secteurs. Que ce soit pour des visites et d’appels d’amitié et de soutien divers. </w:t>
      </w:r>
    </w:p>
    <w:p w:rsidR="00000000" w:rsidDel="00000000" w:rsidP="00000000" w:rsidRDefault="00000000" w:rsidRPr="00000000" w14:paraId="00000061">
      <w:pPr>
        <w:spacing w:after="0" w:lineRule="auto"/>
        <w:rPr/>
      </w:pPr>
      <w:r w:rsidDel="00000000" w:rsidR="00000000" w:rsidRPr="00000000">
        <w:rPr>
          <w:rtl w:val="0"/>
        </w:rPr>
        <w:t xml:space="preserve">Ils sont essentiels à la mission de l’ONG et sont l’une des pierres angulaires. Les personnes auprès desquelles nous œuvrons ne pourraient recevoir autant de présences et de soutien sans leurs collaborations. </w:t>
      </w:r>
      <w:r w:rsidDel="00000000" w:rsidR="00000000" w:rsidRPr="00000000">
        <w:rPr>
          <w:b w:val="1"/>
          <w:bCs w:val="1"/>
          <w:i w:val="1"/>
          <w:iCs w:val="1"/>
          <w:sz w:val="24"/>
          <w:szCs w:val="24"/>
          <w:rtl w:val="0"/>
        </w:rPr>
        <w:t xml:space="preserve">Nous considérons la vieillesse comme un processus de vie où l’être humain continue de se réaliser à la mesure de ses capacités.</w:t>
      </w:r>
      <w:r w:rsidDel="00000000" w:rsidR="00000000" w:rsidRPr="00000000">
        <w:rPr>
          <w:rtl w:val="0"/>
        </w:rPr>
      </w:r>
    </w:p>
    <w:p w:rsidR="00000000" w:rsidDel="00000000" w:rsidP="00000000" w:rsidRDefault="00000000" w:rsidRPr="00000000" w14:paraId="00000062">
      <w:pPr>
        <w:rPr>
          <w:b w:val="1"/>
          <w:bCs w:val="1"/>
          <w:i w:val="1"/>
          <w:iCs w:val="1"/>
          <w:sz w:val="24"/>
          <w:szCs w:val="24"/>
        </w:rPr>
      </w:pPr>
      <w:r w:rsidDel="00000000" w:rsidR="00000000" w:rsidRPr="00000000">
        <w:rPr>
          <w:b w:val="1"/>
          <w:bCs w:val="1"/>
          <w:i w:val="1"/>
          <w:iCs w:val="1"/>
          <w:sz w:val="24"/>
          <w:szCs w:val="24"/>
          <w:rtl w:val="0"/>
        </w:rPr>
        <w:t xml:space="preserve">Les personnes ainées sont des mémoires vivantes de notre société et leurs expériences personnelles sont enrichissantes à transmettre.</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1104900</wp:posOffset>
                </wp:positionH>
                <wp:positionV relativeFrom="paragraph">
                  <wp:posOffset>-12699</wp:posOffset>
                </wp:positionV>
                <wp:extent cx="3930650" cy="349250"/>
                <wp:effectExtent b="0" l="0" r="0" t="0"/>
                <wp:wrapSquare wrapText="bothSides" distB="0" distT="0" distL="114300" distR="114300"/>
                <wp:docPr id="260" name=""/>
                <a:graphic>
                  <a:graphicData uri="http://schemas.microsoft.com/office/word/2010/wordprocessingShape">
                    <wps:wsp>
                      <wps:cNvSpPr/>
                      <wps:cNvPr id="40" name="Shape 40"/>
                      <wps:spPr>
                        <a:xfrm>
                          <a:off x="3393375" y="3618075"/>
                          <a:ext cx="3905250" cy="32385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1"/>
                                <w:strike w:val="0"/>
                                <w:color w:val="000000"/>
                                <w:sz w:val="24"/>
                                <w:vertAlign w:val="baseline"/>
                              </w:rPr>
                              <w:t xml:space="preserve">DIX</w:t>
                            </w:r>
                            <w:r w:rsidDel="00000000" w:rsidR="00000000" w:rsidRPr="00000000">
                              <w:rPr>
                                <w:rFonts w:ascii="Calibri" w:cs="Calibri" w:eastAsia="Calibri" w:hAnsi="Calibri"/>
                                <w:b w:val="0"/>
                                <w:i w:val="0"/>
                                <w:smallCaps w:val="0"/>
                                <w:strike w:val="0"/>
                                <w:color w:val="000000"/>
                                <w:sz w:val="24"/>
                                <w:vertAlign w:val="baseline"/>
                              </w:rPr>
                              <w:t xml:space="preserve">  RAISONS DE DEVENIR BÉNÉVOLE CHEZ HOUKABNIAN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1104900</wp:posOffset>
                </wp:positionH>
                <wp:positionV relativeFrom="paragraph">
                  <wp:posOffset>-12699</wp:posOffset>
                </wp:positionV>
                <wp:extent cx="3930650" cy="349250"/>
                <wp:effectExtent b="0" l="0" r="0" t="0"/>
                <wp:wrapSquare wrapText="bothSides" distB="0" distT="0" distL="114300" distR="114300"/>
                <wp:docPr id="260"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3930650" cy="349250"/>
                        </a:xfrm>
                        <a:prstGeom prst="rect"/>
                        <a:ln/>
                      </pic:spPr>
                    </pic:pic>
                  </a:graphicData>
                </a:graphic>
              </wp:anchor>
            </w:drawing>
          </mc:Fallback>
        </mc:AlternateConten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3716.999999999999" w:type="dxa"/>
        <w:jc w:val="left"/>
        <w:tblInd w:w="2724.0" w:type="dxa"/>
        <w:tblBorders>
          <w:top w:color="00b0f0" w:space="0" w:sz="4" w:val="single"/>
          <w:left w:color="00b0f0" w:space="0" w:sz="4" w:val="single"/>
          <w:bottom w:color="00b0f0" w:space="0" w:sz="4" w:val="single"/>
          <w:right w:color="00b0f0" w:space="0" w:sz="4" w:val="single"/>
          <w:insideH w:color="00b0f0" w:space="0" w:sz="6" w:val="single"/>
          <w:insideV w:color="00b0f0" w:space="0" w:sz="6" w:val="single"/>
        </w:tblBorders>
        <w:tblLayout w:type="fixed"/>
        <w:tblLook w:val="0400"/>
      </w:tblPr>
      <w:tblGrid>
        <w:gridCol w:w="338"/>
        <w:gridCol w:w="338"/>
        <w:gridCol w:w="338"/>
        <w:gridCol w:w="338"/>
        <w:gridCol w:w="381"/>
        <w:gridCol w:w="338"/>
        <w:gridCol w:w="371"/>
        <w:gridCol w:w="425"/>
        <w:gridCol w:w="338"/>
        <w:gridCol w:w="512"/>
        <w:tblGridChange w:id="0">
          <w:tblGrid>
            <w:gridCol w:w="338"/>
            <w:gridCol w:w="338"/>
            <w:gridCol w:w="338"/>
            <w:gridCol w:w="338"/>
            <w:gridCol w:w="381"/>
            <w:gridCol w:w="338"/>
            <w:gridCol w:w="371"/>
            <w:gridCol w:w="425"/>
            <w:gridCol w:w="338"/>
            <w:gridCol w:w="512"/>
          </w:tblGrid>
        </w:tblGridChange>
      </w:tblGrid>
      <w:tr>
        <w:trPr>
          <w:cantSplit w:val="0"/>
          <w:trHeight w:val="269" w:hRule="atLeast"/>
          <w:tblHeader w:val="0"/>
        </w:trPr>
        <w:tc>
          <w:tcPr/>
          <w:p w:rsidR="00000000" w:rsidDel="00000000" w:rsidP="00000000" w:rsidRDefault="00000000" w:rsidRPr="00000000" w14:paraId="00000067">
            <w:pPr>
              <w:rPr/>
            </w:pPr>
            <w:r w:rsidDel="00000000" w:rsidR="00000000" w:rsidRPr="00000000">
              <w:rPr>
                <w:rtl w:val="0"/>
              </w:rPr>
              <w:t xml:space="preserve">1</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6A">
            <w:pPr>
              <w:rPr/>
            </w:pPr>
            <w:r w:rsidDel="00000000" w:rsidR="00000000" w:rsidRPr="00000000">
              <w:rPr>
                <w:rtl w:val="0"/>
              </w:rPr>
              <w:t xml:space="preserve">4</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sdt>
        <w:sdtPr>
          <w:id w:val="358964132"/>
          <w:tag w:val="goog_rdk_0"/>
        </w:sdtPr>
        <w:sdtContent>
          <w:del w:author="Koffi Serge MESSOU" w:id="0" w:date="2022-05-11T11:03:54Z">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88901</wp:posOffset>
                      </wp:positionH>
                      <wp:positionV relativeFrom="paragraph">
                        <wp:posOffset>152400</wp:posOffset>
                      </wp:positionV>
                      <wp:extent cx="2159000" cy="396875"/>
                      <wp:effectExtent b="0" l="0" r="0" t="0"/>
                      <wp:wrapNone/>
                      <wp:docPr id="264" name=""/>
                      <a:graphic>
                        <a:graphicData uri="http://schemas.microsoft.com/office/word/2010/wordprocessingShape">
                          <wps:wsp>
                            <wps:cNvSpPr/>
                            <wps:cNvPr id="44" name="Shape 44"/>
                            <wps:spPr>
                              <a:xfrm>
                                <a:off x="4279200" y="3594263"/>
                                <a:ext cx="2133600" cy="371475"/>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C’EST BON POUR LA SANTÉ</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88901</wp:posOffset>
                      </wp:positionH>
                      <wp:positionV relativeFrom="paragraph">
                        <wp:posOffset>152400</wp:posOffset>
                      </wp:positionV>
                      <wp:extent cx="2159000" cy="396875"/>
                      <wp:effectExtent b="0" l="0" r="0" t="0"/>
                      <wp:wrapNone/>
                      <wp:docPr id="264"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2159000" cy="396875"/>
                              </a:xfrm>
                              <a:prstGeom prst="rect"/>
                              <a:ln/>
                            </pic:spPr>
                          </pic:pic>
                        </a:graphicData>
                      </a:graphic>
                    </wp:anchor>
                  </w:drawing>
                </mc:Fallback>
              </mc:AlternateContent>
            </w:r>
          </w:del>
        </w:sdtContent>
      </w:sdt>
      <w:sdt>
        <w:sdtPr>
          <w:id w:val="-114385621"/>
          <w:tag w:val="goog_rdk_1"/>
        </w:sdtPr>
        <w:sdtContent>
          <w:ins w:author="Koffi Serge MESSOU" w:id="0" w:date="2022-05-11T11:03:54Z">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483552</wp:posOffset>
                      </wp:positionH>
                      <wp:positionV relativeFrom="paragraph">
                        <wp:posOffset>161925</wp:posOffset>
                      </wp:positionV>
                      <wp:extent cx="3316923" cy="400050"/>
                      <wp:effectExtent b="0" l="0" r="0" t="0"/>
                      <wp:wrapNone/>
                      <wp:docPr id="265" name=""/>
                      <a:graphic>
                        <a:graphicData uri="http://schemas.microsoft.com/office/word/2010/wordprocessingShape">
                          <wps:wsp>
                            <wps:cNvSpPr/>
                            <wps:cNvPr id="44" name="Shape 44"/>
                            <wps:spPr>
                              <a:xfrm>
                                <a:off x="4279200" y="3594263"/>
                                <a:ext cx="2133600" cy="371475"/>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C’EST BON POUR LA SANTÉ</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483552</wp:posOffset>
                      </wp:positionH>
                      <wp:positionV relativeFrom="paragraph">
                        <wp:posOffset>161925</wp:posOffset>
                      </wp:positionV>
                      <wp:extent cx="3316923" cy="400050"/>
                      <wp:effectExtent b="0" l="0" r="0" t="0"/>
                      <wp:wrapNone/>
                      <wp:docPr id="265"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3316923" cy="400050"/>
                              </a:xfrm>
                              <a:prstGeom prst="rect"/>
                              <a:ln/>
                            </pic:spPr>
                          </pic:pic>
                        </a:graphicData>
                      </a:graphic>
                    </wp:anchor>
                  </w:drawing>
                </mc:Fallback>
              </mc:AlternateContent>
            </w:r>
          </w:ins>
        </w:sdtContent>
      </w:sdt>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94 % des personnes qui font du bénévolat mentionnent que ça améliore leur humeur.</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bénévolat contribue à améliorer la qualité de vie et la santé des collectivités. Une étude révèle que 100 heures de bénévolat par année, soit de 2 à 3 heures par semaine, améliorent les capacités physiques et mentales.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les aînés qui font du bénévolat sont moins souvent aux prises avec une maladie liée au stress. Ils ont une meilleure estime de soi et sont moins susceptibles de se sentir isolés.</w:t>
      </w:r>
    </w:p>
    <w:p w:rsidR="00000000" w:rsidDel="00000000" w:rsidP="00000000" w:rsidRDefault="00000000" w:rsidRPr="00000000" w14:paraId="00000077">
      <w:pPr>
        <w:spacing w:after="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wp:posOffset>
                </wp:positionH>
                <wp:positionV relativeFrom="paragraph">
                  <wp:posOffset>0</wp:posOffset>
                </wp:positionV>
                <wp:extent cx="4025900" cy="511175"/>
                <wp:effectExtent b="0" l="0" r="0" t="0"/>
                <wp:wrapNone/>
                <wp:docPr id="227" name=""/>
                <a:graphic>
                  <a:graphicData uri="http://schemas.microsoft.com/office/word/2010/wordprocessingShape">
                    <wps:wsp>
                      <wps:cNvSpPr/>
                      <wps:cNvPr id="7" name="Shape 7"/>
                      <wps:spPr>
                        <a:xfrm>
                          <a:off x="3345750" y="3537113"/>
                          <a:ext cx="4000500" cy="485775"/>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POUR FAIRE PARTIE DE LA GRANDE FAMILLE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0</wp:posOffset>
                </wp:positionV>
                <wp:extent cx="4025900" cy="511175"/>
                <wp:effectExtent b="0" l="0" r="0" t="0"/>
                <wp:wrapNone/>
                <wp:docPr id="227"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4025900" cy="511175"/>
                        </a:xfrm>
                        <a:prstGeom prst="rect"/>
                        <a:ln/>
                      </pic:spPr>
                    </pic:pic>
                  </a:graphicData>
                </a:graphic>
              </wp:anchor>
            </w:drawing>
          </mc:Fallback>
        </mc:AlternateContent>
      </w:r>
    </w:p>
    <w:p w:rsidR="00000000" w:rsidDel="00000000" w:rsidP="00000000" w:rsidRDefault="00000000" w:rsidRPr="00000000" w14:paraId="00000078">
      <w:pPr>
        <w:spacing w:after="0" w:lineRule="auto"/>
        <w:rPr>
          <w:sz w:val="24"/>
          <w:szCs w:val="24"/>
        </w:rPr>
      </w:pPr>
      <w:r w:rsidDel="00000000" w:rsidR="00000000" w:rsidRPr="00000000">
        <w:rPr>
          <w:rtl w:val="0"/>
        </w:rPr>
      </w:r>
    </w:p>
    <w:p w:rsidR="00000000" w:rsidDel="00000000" w:rsidP="00000000" w:rsidRDefault="00000000" w:rsidRPr="00000000" w14:paraId="00000079">
      <w:pPr>
        <w:spacing w:after="0" w:lineRule="auto"/>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Depuis 5 ans, nos bénévoles contribuent dans le plaisir à cette œuvre de solidarité et d’entraide. </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Ils accompagnent des personnes âgées isolées dans un esprit familial, peu importe leur condition. </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Dans tout le pays, vous trouverez à </w:t>
      </w:r>
      <w:r w:rsidDel="00000000" w:rsidR="00000000" w:rsidRPr="00000000">
        <w:rPr>
          <w:sz w:val="24"/>
          <w:szCs w:val="24"/>
          <w:rtl w:val="0"/>
        </w:rPr>
        <w:t xml:space="preserve">HOUKABENIAN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une ambiance chaleureuse, humaine et festive. </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Nos animateurs vous accueilleront et vous épauleront tout au long de votre engagement.</w:t>
      </w:r>
    </w:p>
    <w:p w:rsidR="00000000" w:rsidDel="00000000" w:rsidP="00000000" w:rsidRDefault="00000000" w:rsidRPr="00000000" w14:paraId="0000007E">
      <w:pPr>
        <w:spacing w:after="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0</wp:posOffset>
                </wp:positionV>
                <wp:extent cx="3844925" cy="292100"/>
                <wp:effectExtent b="0" l="0" r="0" t="0"/>
                <wp:wrapNone/>
                <wp:docPr id="246" name=""/>
                <a:graphic>
                  <a:graphicData uri="http://schemas.microsoft.com/office/word/2010/wordprocessingShape">
                    <wps:wsp>
                      <wps:cNvSpPr/>
                      <wps:cNvPr id="26" name="Shape 26"/>
                      <wps:spPr>
                        <a:xfrm>
                          <a:off x="3436238" y="3646650"/>
                          <a:ext cx="3819525" cy="266700"/>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PARCE QUE NOUS SOMMES </w:t>
                            </w:r>
                            <w:r w:rsidDel="00000000" w:rsidR="00000000" w:rsidRPr="00000000">
                              <w:rPr>
                                <w:rFonts w:ascii="Arial" w:cs="Arial" w:eastAsia="Arial" w:hAnsi="Arial"/>
                                <w:b w:val="0"/>
                                <w:i w:val="0"/>
                                <w:smallCaps w:val="1"/>
                                <w:strike w:val="0"/>
                                <w:color w:val="000000"/>
                                <w:sz w:val="24"/>
                                <w:vertAlign w:val="baseline"/>
                              </w:rPr>
                              <w:t xml:space="preserve">COMPRÉHENSIBLES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1"/>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0</wp:posOffset>
                </wp:positionV>
                <wp:extent cx="3844925" cy="292100"/>
                <wp:effectExtent b="0" l="0" r="0" t="0"/>
                <wp:wrapNone/>
                <wp:docPr id="246"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3844925" cy="292100"/>
                        </a:xfrm>
                        <a:prstGeom prst="rect"/>
                        <a:ln/>
                      </pic:spPr>
                    </pic:pic>
                  </a:graphicData>
                </a:graphic>
              </wp:anchor>
            </w:drawing>
          </mc:Fallback>
        </mc:AlternateContent>
      </w:r>
    </w:p>
    <w:p w:rsidR="00000000" w:rsidDel="00000000" w:rsidP="00000000" w:rsidRDefault="00000000" w:rsidRPr="00000000" w14:paraId="0000007F">
      <w:pPr>
        <w:spacing w:after="0" w:lineRule="auto"/>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Nous savons que votre temps est précieux et que vous désirez vivre différentes expériences en faisant du bénévolat.</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Nous respectons le temps que vous avez à donner et les limites que vous exprimez. Par exemple approximativement quatre heures par mois.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393700</wp:posOffset>
                </wp:positionH>
                <wp:positionV relativeFrom="paragraph">
                  <wp:posOffset>406400</wp:posOffset>
                </wp:positionV>
                <wp:extent cx="3444875" cy="339725"/>
                <wp:effectExtent b="0" l="0" r="0" t="0"/>
                <wp:wrapNone/>
                <wp:docPr id="248" name=""/>
                <a:graphic>
                  <a:graphicData uri="http://schemas.microsoft.com/office/word/2010/wordprocessingShape">
                    <wps:wsp>
                      <wps:cNvSpPr/>
                      <wps:cNvPr id="28" name="Shape 28"/>
                      <wps:spPr>
                        <a:xfrm>
                          <a:off x="3636263" y="3622838"/>
                          <a:ext cx="3419475" cy="314325"/>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POUR VIVRE DE GRANDS MOMENTS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406400</wp:posOffset>
                </wp:positionV>
                <wp:extent cx="3444875" cy="339725"/>
                <wp:effectExtent b="0" l="0" r="0" t="0"/>
                <wp:wrapNone/>
                <wp:docPr id="248"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3444875" cy="339725"/>
                        </a:xfrm>
                        <a:prstGeom prst="rect"/>
                        <a:ln/>
                      </pic:spPr>
                    </pic:pic>
                  </a:graphicData>
                </a:graphic>
              </wp:anchor>
            </w:drawing>
          </mc:Fallback>
        </mc:AlternateContent>
      </w:r>
    </w:p>
    <w:p w:rsidR="00000000" w:rsidDel="00000000" w:rsidP="00000000" w:rsidRDefault="00000000" w:rsidRPr="00000000" w14:paraId="00000082">
      <w:pPr>
        <w:spacing w:after="0" w:lineRule="auto"/>
        <w:rPr>
          <w:sz w:val="24"/>
          <w:szCs w:val="24"/>
        </w:rPr>
      </w:pPr>
      <w:r w:rsidDel="00000000" w:rsidR="00000000" w:rsidRPr="00000000">
        <w:rPr>
          <w:rtl w:val="0"/>
        </w:rPr>
      </w:r>
    </w:p>
    <w:p w:rsidR="00000000" w:rsidDel="00000000" w:rsidP="00000000" w:rsidRDefault="00000000" w:rsidRPr="00000000" w14:paraId="00000083">
      <w:pPr>
        <w:spacing w:after="0" w:lineRule="auto"/>
        <w:rPr>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Célébrer la beauté de la vie et de la vieillesse fait partie de notre vision</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Tout ce que nous faisons vise à créer du bonheur en offrant amitié, tendresse et réconfort aux Vieux Amis.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Appeler un Vieil Ami pour son anniversaire, respirer le grand air dans une de nos maisons de campagne, partager un repas, ce sont des attentions qui procurent plus de bonheur à celui qui les reçoit qu’à celui qui les donne.</w:t>
      </w:r>
    </w:p>
    <w:p w:rsidR="00000000" w:rsidDel="00000000" w:rsidP="00000000" w:rsidRDefault="00000000" w:rsidRPr="00000000" w14:paraId="00000087">
      <w:pPr>
        <w:spacing w:after="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76201</wp:posOffset>
                </wp:positionH>
                <wp:positionV relativeFrom="paragraph">
                  <wp:posOffset>12700</wp:posOffset>
                </wp:positionV>
                <wp:extent cx="5959475" cy="311150"/>
                <wp:effectExtent b="0" l="0" r="0" t="0"/>
                <wp:wrapNone/>
                <wp:docPr id="222" name=""/>
                <a:graphic>
                  <a:graphicData uri="http://schemas.microsoft.com/office/word/2010/wordprocessingShape">
                    <wps:wsp>
                      <wps:cNvSpPr/>
                      <wps:cNvPr id="2" name="Shape 2"/>
                      <wps:spPr>
                        <a:xfrm>
                          <a:off x="2378963" y="3637125"/>
                          <a:ext cx="5934075" cy="285750"/>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POUR AVOIR UN IMPACT DIRECT SUR LA VIE DE PERSONNES ÂGÉES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76201</wp:posOffset>
                </wp:positionH>
                <wp:positionV relativeFrom="paragraph">
                  <wp:posOffset>12700</wp:posOffset>
                </wp:positionV>
                <wp:extent cx="5959475" cy="311150"/>
                <wp:effectExtent b="0" l="0" r="0" t="0"/>
                <wp:wrapNone/>
                <wp:docPr id="22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959475" cy="311150"/>
                        </a:xfrm>
                        <a:prstGeom prst="rect"/>
                        <a:ln/>
                      </pic:spPr>
                    </pic:pic>
                  </a:graphicData>
                </a:graphic>
              </wp:anchor>
            </w:drawing>
          </mc:Fallback>
        </mc:AlternateConten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Briser l’isolement, une personne à la fois, avec un sourire, une écoute paisible, une bonne conversation amicale, le fait d’être simplement là.</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C’est ce que vous accomplirez en faisant partie de notre équipe de 200 bénévoles partout dans le pays.</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Il n’y a pas plus sincère qu’un Vieil Ami qui dit « merci », ni plus belle récompense.</w:t>
      </w:r>
    </w:p>
    <w:p w:rsidR="00000000" w:rsidDel="00000000" w:rsidP="00000000" w:rsidRDefault="00000000" w:rsidRPr="00000000" w14:paraId="0000008C">
      <w:pPr>
        <w:spacing w:after="0" w:before="24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76201</wp:posOffset>
                </wp:positionH>
                <wp:positionV relativeFrom="paragraph">
                  <wp:posOffset>0</wp:posOffset>
                </wp:positionV>
                <wp:extent cx="4826000" cy="482600"/>
                <wp:effectExtent b="0" l="0" r="0" t="0"/>
                <wp:wrapNone/>
                <wp:docPr id="261" name=""/>
                <a:graphic>
                  <a:graphicData uri="http://schemas.microsoft.com/office/word/2010/wordprocessingShape">
                    <wps:wsp>
                      <wps:cNvSpPr/>
                      <wps:cNvPr id="41" name="Shape 41"/>
                      <wps:spPr>
                        <a:xfrm>
                          <a:off x="2945700" y="3551400"/>
                          <a:ext cx="4800600" cy="457200"/>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240" w:line="240"/>
                              <w:ind w:left="36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POUR CONTRIBUER À UNE SOCIÉTÉ BIEN ÉQUILIBRÉE</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76201</wp:posOffset>
                </wp:positionH>
                <wp:positionV relativeFrom="paragraph">
                  <wp:posOffset>0</wp:posOffset>
                </wp:positionV>
                <wp:extent cx="4826000" cy="482600"/>
                <wp:effectExtent b="0" l="0" r="0" t="0"/>
                <wp:wrapNone/>
                <wp:docPr id="261"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4826000" cy="482600"/>
                        </a:xfrm>
                        <a:prstGeom prst="rect"/>
                        <a:ln/>
                      </pic:spPr>
                    </pic:pic>
                  </a:graphicData>
                </a:graphic>
              </wp:anchor>
            </w:drawing>
          </mc:Fallback>
        </mc:AlternateConten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 secteur caritatif, sans but lucratif, est l’un des trois piliers de la société aux côtés des secteurs public et privé.</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fait, le bénévolat donne une moyenne de 2 heures par semaine. </w:t>
      </w:r>
      <w:r w:rsidDel="00000000" w:rsidR="00000000" w:rsidRPr="00000000">
        <w:rPr>
          <w:sz w:val="24"/>
          <w:szCs w:val="24"/>
          <w:rtl w:val="0"/>
        </w:rPr>
        <w:t xml:space="preserve">HOUKABENIAN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dépend largement de cette source vive pour mener sa mission à bien. </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Sans vous et nos 50 bénévoles, nous ne pourrions nous engager envers nos kôrôs.</w:t>
      </w:r>
    </w:p>
    <w:p w:rsidR="00000000" w:rsidDel="00000000" w:rsidP="00000000" w:rsidRDefault="00000000" w:rsidRPr="00000000" w14:paraId="00000090">
      <w:pPr>
        <w:spacing w:after="0" w:before="24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76201</wp:posOffset>
                </wp:positionH>
                <wp:positionV relativeFrom="paragraph">
                  <wp:posOffset>152400</wp:posOffset>
                </wp:positionV>
                <wp:extent cx="5597525" cy="520700"/>
                <wp:effectExtent b="0" l="0" r="0" t="0"/>
                <wp:wrapNone/>
                <wp:docPr id="258" name=""/>
                <a:graphic>
                  <a:graphicData uri="http://schemas.microsoft.com/office/word/2010/wordprocessingShape">
                    <wps:wsp>
                      <wps:cNvSpPr/>
                      <wps:cNvPr id="38" name="Shape 38"/>
                      <wps:spPr>
                        <a:xfrm>
                          <a:off x="2559938" y="3532350"/>
                          <a:ext cx="5572125" cy="495300"/>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240" w:line="240"/>
                              <w:ind w:left="36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POUR VIVRE DES EXPÉRIENCES INTERGÉNÉRATIONNELLES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76201</wp:posOffset>
                </wp:positionH>
                <wp:positionV relativeFrom="paragraph">
                  <wp:posOffset>152400</wp:posOffset>
                </wp:positionV>
                <wp:extent cx="5597525" cy="520700"/>
                <wp:effectExtent b="0" l="0" r="0" t="0"/>
                <wp:wrapNone/>
                <wp:docPr id="258"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5597525" cy="520700"/>
                        </a:xfrm>
                        <a:prstGeom prst="rect"/>
                        <a:ln/>
                      </pic:spPr>
                    </pic:pic>
                  </a:graphicData>
                </a:graphic>
              </wp:anchor>
            </w:drawing>
          </mc:Fallback>
        </mc:AlternateConten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Contrairement à la croyance populaire, les jeunes sont engagés et font du bénévolat (54 % des 15 à 24 ans).</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Les (65 ans et +) quant à eux, ont une moyenne d’heures annuelle de bénévolat plus élevée que les jeunes (plus de 4 heures).</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Chez </w:t>
      </w:r>
      <w:r w:rsidDel="00000000" w:rsidR="00000000" w:rsidRPr="00000000">
        <w:rPr>
          <w:sz w:val="24"/>
          <w:szCs w:val="24"/>
          <w:rtl w:val="0"/>
        </w:rPr>
        <w:t xml:space="preserve">HOUKABENIAN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nous trouvons des bénévoles de tous âges et de toutes générations. </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Cette belle mixité générationnelle s’harmonise naturellement avec nos Vieux Amis, partout.</w:t>
      </w:r>
    </w:p>
    <w:p w:rsidR="00000000" w:rsidDel="00000000" w:rsidP="00000000" w:rsidRDefault="00000000" w:rsidRPr="00000000" w14:paraId="00000095">
      <w:pPr>
        <w:spacing w:after="0" w:before="240" w:lineRule="auto"/>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63500</wp:posOffset>
                </wp:positionV>
                <wp:extent cx="5940425" cy="330200"/>
                <wp:effectExtent b="0" l="0" r="0" t="0"/>
                <wp:wrapNone/>
                <wp:docPr id="223" name=""/>
                <a:graphic>
                  <a:graphicData uri="http://schemas.microsoft.com/office/word/2010/wordprocessingShape">
                    <wps:wsp>
                      <wps:cNvSpPr/>
                      <wps:cNvPr id="3" name="Shape 3"/>
                      <wps:spPr>
                        <a:xfrm>
                          <a:off x="2388488" y="3627600"/>
                          <a:ext cx="5915025" cy="304800"/>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POUR RENCONTRER D’AUTRES PERSONNES ACTIVES ET GÉNÉREUSES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63500</wp:posOffset>
                </wp:positionV>
                <wp:extent cx="5940425" cy="330200"/>
                <wp:effectExtent b="0" l="0" r="0" t="0"/>
                <wp:wrapNone/>
                <wp:docPr id="22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940425" cy="330200"/>
                        </a:xfrm>
                        <a:prstGeom prst="rect"/>
                        <a:ln/>
                      </pic:spPr>
                    </pic:pic>
                  </a:graphicData>
                </a:graphic>
              </wp:anchor>
            </w:drawing>
          </mc:Fallback>
        </mc:AlternateConten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Nos bénévoles sont, eux aussi, des gens actifs, car ils choisissent d’offrir leur temps pour aider des personnes dans le besoin.</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Et ils ont bien raison, car les bénévoles retirent de nombreux bienfaits de leur engagement comme le sentiment d’appartenance, des liens sociaux, le perfectionnement de leurs compétences et l’amélioration de soi.</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spacing w:after="0" w:before="240" w:lineRule="auto"/>
        <w:rPr>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368300</wp:posOffset>
                </wp:positionH>
                <wp:positionV relativeFrom="paragraph">
                  <wp:posOffset>-228599</wp:posOffset>
                </wp:positionV>
                <wp:extent cx="5168900" cy="482600"/>
                <wp:effectExtent b="0" l="0" r="0" t="0"/>
                <wp:wrapNone/>
                <wp:docPr id="237" name=""/>
                <a:graphic>
                  <a:graphicData uri="http://schemas.microsoft.com/office/word/2010/wordprocessingShape">
                    <wps:wsp>
                      <wps:cNvSpPr/>
                      <wps:cNvPr id="17" name="Shape 17"/>
                      <wps:spPr>
                        <a:xfrm>
                          <a:off x="2774250" y="3551400"/>
                          <a:ext cx="5143500" cy="457200"/>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240" w:line="240"/>
                              <w:ind w:left="36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Pour participer au bien-être des nouveaux parents</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368300</wp:posOffset>
                </wp:positionH>
                <wp:positionV relativeFrom="paragraph">
                  <wp:posOffset>-228599</wp:posOffset>
                </wp:positionV>
                <wp:extent cx="5168900" cy="482600"/>
                <wp:effectExtent b="0" l="0" r="0" t="0"/>
                <wp:wrapNone/>
                <wp:docPr id="237"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5168900" cy="482600"/>
                        </a:xfrm>
                        <a:prstGeom prst="rect"/>
                        <a:ln/>
                      </pic:spPr>
                    </pic:pic>
                  </a:graphicData>
                </a:graphic>
              </wp:anchor>
            </w:drawing>
          </mc:Fallback>
        </mc:AlternateConten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 cœur de notre action, les gens ; Les tâches de nos précieux bénévoles sont variées. Il y a celles liées à l'administration et au fonctionnement général de l'organisme : traitement de texte, compilation de données, participation à divers comités,  formation, représentation.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HOUKABENIAN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ne serait pas ce qu’il est sans bénévoles. Devenir bénévole  c’est: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porter intérêt envers les bébés, les enfants et les parents;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avoir la volonté de partager l'expérience de parent acquise avec les années;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avoir la volonté d'alléger l'apprentissage des nouveaux parents;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prendre conscience des difficultés et des besoins à combler;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Etre préoccuper à l'égard du bien-être des jeunes familles.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190500</wp:posOffset>
                </wp:positionV>
                <wp:extent cx="3587750" cy="501650"/>
                <wp:effectExtent b="0" l="0" r="0" t="0"/>
                <wp:wrapNone/>
                <wp:docPr id="249" name=""/>
                <a:graphic>
                  <a:graphicData uri="http://schemas.microsoft.com/office/word/2010/wordprocessingShape">
                    <wps:wsp>
                      <wps:cNvSpPr/>
                      <wps:cNvPr id="29" name="Shape 29"/>
                      <wps:spPr>
                        <a:xfrm>
                          <a:off x="3564825" y="3541875"/>
                          <a:ext cx="3562350" cy="476250"/>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240" w:line="240"/>
                              <w:ind w:left="36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Pour un développement personnel accompli:</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190500</wp:posOffset>
                </wp:positionV>
                <wp:extent cx="3587750" cy="501650"/>
                <wp:effectExtent b="0" l="0" r="0" t="0"/>
                <wp:wrapNone/>
                <wp:docPr id="249"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3587750" cy="501650"/>
                        </a:xfrm>
                        <a:prstGeom prst="rect"/>
                        <a:ln/>
                      </pic:spPr>
                    </pic:pic>
                  </a:graphicData>
                </a:graphic>
              </wp:anchor>
            </w:drawing>
          </mc:Fallback>
        </mc:AlternateConten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connaissance de soi; </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valorisation;</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moyen de se réaliser;</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plus grande ouverture aux autres;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cheminement personnel; </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implication personnelle;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remise en question en tant que parent et individu;</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acquisition de connaissances,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d'habiletés nouvelles,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2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responsabilités nouvelles.</w:t>
      </w:r>
    </w:p>
    <w:p w:rsidR="00000000" w:rsidDel="00000000" w:rsidP="00000000" w:rsidRDefault="00000000" w:rsidRPr="00000000" w14:paraId="000000B1">
      <w:pPr>
        <w:jc w:val="center"/>
        <w:rPr>
          <w:b w:val="1"/>
          <w:bCs w:val="1"/>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965200</wp:posOffset>
                </wp:positionH>
                <wp:positionV relativeFrom="paragraph">
                  <wp:posOffset>63500</wp:posOffset>
                </wp:positionV>
                <wp:extent cx="4130675" cy="558800"/>
                <wp:effectExtent b="0" l="0" r="0" t="0"/>
                <wp:wrapNone/>
                <wp:docPr id="233" name=""/>
                <a:graphic>
                  <a:graphicData uri="http://schemas.microsoft.com/office/word/2010/wordprocessingShape">
                    <wps:wsp>
                      <wps:cNvSpPr/>
                      <wps:cNvPr id="13" name="Shape 13"/>
                      <wps:spPr>
                        <a:xfrm>
                          <a:off x="3293363" y="3513300"/>
                          <a:ext cx="4105275" cy="53340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240" w:line="240"/>
                              <w:ind w:left="36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Fiches d’identification et contrats d’adhésion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965200</wp:posOffset>
                </wp:positionH>
                <wp:positionV relativeFrom="paragraph">
                  <wp:posOffset>63500</wp:posOffset>
                </wp:positionV>
                <wp:extent cx="4130675" cy="558800"/>
                <wp:effectExtent b="0" l="0" r="0" t="0"/>
                <wp:wrapNone/>
                <wp:docPr id="233"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4130675" cy="558800"/>
                        </a:xfrm>
                        <a:prstGeom prst="rect"/>
                        <a:ln/>
                      </pic:spPr>
                    </pic:pic>
                  </a:graphicData>
                </a:graphic>
              </wp:anchor>
            </w:drawing>
          </mc:Fallback>
        </mc:AlternateContent>
      </w:r>
    </w:p>
    <w:p w:rsidR="00000000" w:rsidDel="00000000" w:rsidP="00000000" w:rsidRDefault="00000000" w:rsidRPr="00000000" w14:paraId="000000B2">
      <w:pPr>
        <w:rPr>
          <w:sz w:val="24"/>
          <w:szCs w:val="24"/>
        </w:rPr>
      </w:pPr>
      <w:r w:rsidDel="00000000" w:rsidR="00000000" w:rsidRPr="00000000">
        <w:rPr>
          <w:sz w:val="24"/>
          <w:szCs w:val="24"/>
          <w:rtl w:val="0"/>
        </w:rPr>
        <w:tab/>
      </w:r>
    </w:p>
    <w:p w:rsidR="00000000" w:rsidDel="00000000" w:rsidP="00000000" w:rsidRDefault="00000000" w:rsidRPr="00000000" w14:paraId="000000B3">
      <w:pPr>
        <w:rPr>
          <w:sz w:val="24"/>
          <w:szCs w:val="24"/>
        </w:rPr>
      </w:pPr>
      <w:r w:rsidDel="00000000" w:rsidR="00000000" w:rsidRPr="00000000">
        <w:rPr>
          <w:sz w:val="24"/>
          <w:szCs w:val="24"/>
          <w:rtl w:val="0"/>
        </w:rPr>
        <w:t xml:space="preserve">Nous avons un processus de recrutement et c’est par une entrevue de sélection rigoureuse avec la coordonnatrice et la directrice que l’on devient bénévole. Les personnes intéressées doivent remplir un formulaire d'adhésion prévu à cet effet. Peut devenir bénévole toute personne ayant des enfants ou possédant une expérience de vie jugée pertinente; qui est acceptée par la direction; qui adhère à la philosophie de l’ONG et qui s'engage à en respecter les modalités de fonctionnement; à participer d'une façon continue aux activités liées à son implication dans le groupe; à se soumette aux présents règlements. Les antécédents judiciaires sont désormais vérifiés.</w:t>
      </w:r>
    </w:p>
    <w:p w:rsidR="00000000" w:rsidDel="00000000" w:rsidP="00000000" w:rsidRDefault="00000000" w:rsidRPr="00000000" w14:paraId="000000B4">
      <w:pP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44650" cy="434975"/>
                <wp:effectExtent b="0" l="0" r="0" t="0"/>
                <wp:wrapNone/>
                <wp:docPr id="239" name=""/>
                <a:graphic>
                  <a:graphicData uri="http://schemas.microsoft.com/office/word/2010/wordprocessingShape">
                    <wps:wsp>
                      <wps:cNvSpPr/>
                      <wps:cNvPr id="19" name="Shape 19"/>
                      <wps:spPr>
                        <a:xfrm>
                          <a:off x="4536375" y="3575213"/>
                          <a:ext cx="1619250" cy="409575"/>
                        </a:xfrm>
                        <a:prstGeom prst="rect">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0" w:before="0" w:line="240"/>
                              <w:ind w:left="360" w:right="0" w:firstLine="0"/>
                              <w:jc w:val="center"/>
                              <w:textDirection w:val="btLr"/>
                            </w:pPr>
                            <w:r w:rsidDel="00000000" w:rsidR="00000000" w:rsidRPr="00000000">
                              <w:rPr>
                                <w:rFonts w:ascii="Arial" w:cs="Arial" w:eastAsia="Arial" w:hAnsi="Arial"/>
                                <w:b w:val="0"/>
                                <w:i w:val="0"/>
                                <w:smallCaps w:val="0"/>
                                <w:strike w:val="0"/>
                                <w:color w:val="000000"/>
                                <w:sz w:val="40"/>
                                <w:vertAlign w:val="baseline"/>
                              </w:rPr>
                              <w:t xml:space="preserve">DONNER</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644650" cy="434975"/>
                <wp:effectExtent b="0" l="0" r="0" t="0"/>
                <wp:wrapNone/>
                <wp:docPr id="239"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644650" cy="434975"/>
                        </a:xfrm>
                        <a:prstGeom prst="rect"/>
                        <a:ln/>
                      </pic:spPr>
                    </pic:pic>
                  </a:graphicData>
                </a:graphic>
              </wp:anchor>
            </w:drawing>
          </mc:Fallback>
        </mc:AlternateContent>
      </w:r>
    </w:p>
    <w:p w:rsidR="00000000" w:rsidDel="00000000" w:rsidP="00000000" w:rsidRDefault="00000000" w:rsidRPr="00000000" w14:paraId="000000B5">
      <w:pPr>
        <w:spacing w:after="48" w:line="240" w:lineRule="auto"/>
        <w:jc w:val="both"/>
        <w:rPr>
          <w:rFonts w:ascii="Arial" w:cs="Arial" w:eastAsia="Arial" w:hAnsi="Arial"/>
          <w:smallCaps w:val="1"/>
          <w:color w:val="666699"/>
          <w:sz w:val="36"/>
          <w:szCs w:val="36"/>
        </w:rPr>
      </w:pPr>
      <w:r w:rsidDel="00000000" w:rsidR="00000000" w:rsidRPr="00000000">
        <w:rPr>
          <w:rtl w:val="0"/>
        </w:rPr>
      </w:r>
    </w:p>
    <w:p w:rsidR="00000000" w:rsidDel="00000000" w:rsidP="00000000" w:rsidRDefault="00000000" w:rsidRPr="00000000" w14:paraId="000000B6">
      <w:pPr>
        <w:spacing w:after="48" w:line="240" w:lineRule="auto"/>
        <w:jc w:val="both"/>
        <w:rPr>
          <w:rFonts w:ascii="Arial" w:cs="Arial" w:eastAsia="Arial" w:hAnsi="Arial"/>
          <w:smallCaps w:val="1"/>
          <w:color w:val="666699"/>
          <w:sz w:val="36"/>
          <w:szCs w:val="36"/>
        </w:rPr>
      </w:pPr>
      <w:r w:rsidDel="00000000" w:rsidR="00000000" w:rsidRPr="00000000">
        <w:rPr>
          <w:rtl w:val="0"/>
        </w:rPr>
      </w:r>
    </w:p>
    <w:p w:rsidR="00000000" w:rsidDel="00000000" w:rsidP="00000000" w:rsidRDefault="00000000" w:rsidRPr="00000000" w14:paraId="000000B7">
      <w:pPr>
        <w:spacing w:after="48" w:line="240" w:lineRule="auto"/>
        <w:jc w:val="both"/>
        <w:rPr>
          <w:rFonts w:ascii="Arial" w:cs="Arial" w:eastAsia="Arial" w:hAnsi="Arial"/>
          <w:smallCaps w:val="1"/>
          <w:color w:val="666699"/>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76200</wp:posOffset>
                </wp:positionV>
                <wp:extent cx="2997200" cy="377825"/>
                <wp:effectExtent b="0" l="0" r="0" t="0"/>
                <wp:wrapNone/>
                <wp:docPr id="252" name=""/>
                <a:graphic>
                  <a:graphicData uri="http://schemas.microsoft.com/office/word/2010/wordprocessingShape">
                    <wps:wsp>
                      <wps:cNvSpPr/>
                      <wps:cNvPr id="32" name="Shape 32"/>
                      <wps:spPr>
                        <a:xfrm>
                          <a:off x="3860100" y="3603788"/>
                          <a:ext cx="2971800" cy="352425"/>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48.00000190734863" w:before="0" w:line="240"/>
                              <w:ind w:left="0" w:right="0" w:firstLine="0"/>
                              <w:jc w:val="both"/>
                              <w:textDirection w:val="btLr"/>
                            </w:pPr>
                            <w:r w:rsidDel="00000000" w:rsidR="00000000" w:rsidRPr="00000000">
                              <w:rPr>
                                <w:rFonts w:ascii="Arial" w:cs="Arial" w:eastAsia="Arial" w:hAnsi="Arial"/>
                                <w:b w:val="0"/>
                                <w:i w:val="0"/>
                                <w:smallCaps w:val="1"/>
                                <w:strike w:val="0"/>
                                <w:color w:val="666699"/>
                                <w:sz w:val="24"/>
                                <w:vertAlign w:val="baseline"/>
                              </w:rPr>
                              <w:t xml:space="preserve">POURQUOI DONNER</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1"/>
                                <w:strike w:val="0"/>
                                <w:color w:val="666699"/>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76200</wp:posOffset>
                </wp:positionV>
                <wp:extent cx="2997200" cy="377825"/>
                <wp:effectExtent b="0" l="0" r="0" t="0"/>
                <wp:wrapNone/>
                <wp:docPr id="252" name="image32.png"/>
                <a:graphic>
                  <a:graphicData uri="http://schemas.openxmlformats.org/drawingml/2006/picture">
                    <pic:pic>
                      <pic:nvPicPr>
                        <pic:cNvPr id="0" name="image32.png"/>
                        <pic:cNvPicPr preferRelativeResize="0"/>
                      </pic:nvPicPr>
                      <pic:blipFill>
                        <a:blip r:embed="rId8"/>
                        <a:srcRect/>
                        <a:stretch>
                          <a:fillRect/>
                        </a:stretch>
                      </pic:blipFill>
                      <pic:spPr>
                        <a:xfrm>
                          <a:off x="0" y="0"/>
                          <a:ext cx="2997200" cy="377825"/>
                        </a:xfrm>
                        <a:prstGeom prst="rect"/>
                        <a:ln/>
                      </pic:spPr>
                    </pic:pic>
                  </a:graphicData>
                </a:graphic>
              </wp:anchor>
            </w:drawing>
          </mc:Fallback>
        </mc:AlternateContent>
      </w:r>
    </w:p>
    <w:p w:rsidR="00000000" w:rsidDel="00000000" w:rsidP="00000000" w:rsidRDefault="00000000" w:rsidRPr="00000000" w14:paraId="000000B8">
      <w:pPr>
        <w:spacing w:after="48" w:line="240" w:lineRule="auto"/>
        <w:jc w:val="both"/>
        <w:rPr>
          <w:rFonts w:ascii="Arial" w:cs="Arial" w:eastAsia="Arial" w:hAnsi="Arial"/>
          <w:smallCaps w:val="1"/>
          <w:color w:val="666699"/>
          <w:sz w:val="36"/>
          <w:szCs w:val="36"/>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solitude peut être assumée à petites doses, mais lorsqu’elle remplit toute la vie, elle devient vite insupportable.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 milliers de personnes âgées vieillissent seules. Oubliées.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Imaginez qu’après avoir vécu une vie bien remplie, vous vous retrouviez seul au monde. Sans famille proche, fragilisé par l’âge, sans personne avec qui parler et partager votre vie.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L’ISOLEMENT, UN DANGER POUR LA SANTÉ</w:t>
      </w:r>
    </w:p>
    <w:p w:rsidR="00000000" w:rsidDel="00000000" w:rsidP="00000000" w:rsidRDefault="00000000" w:rsidRPr="00000000" w14:paraId="000000BE">
      <w:pPr>
        <w:spacing w:after="280" w:before="280" w:lineRule="auto"/>
        <w:jc w:val="both"/>
        <w:rPr>
          <w:rFonts w:ascii="Arial" w:cs="Arial" w:eastAsia="Arial" w:hAnsi="Arial"/>
          <w:color w:val="4f4b4d"/>
          <w:sz w:val="21"/>
          <w:szCs w:val="21"/>
        </w:rPr>
      </w:pPr>
      <w:r w:rsidDel="00000000" w:rsidR="00000000" w:rsidRPr="00000000">
        <w:rPr>
          <w:rFonts w:ascii="Arial" w:cs="Arial" w:eastAsia="Arial" w:hAnsi="Arial"/>
          <w:color w:val="4f4b4d"/>
          <w:sz w:val="21"/>
          <w:szCs w:val="21"/>
          <w:rtl w:val="0"/>
        </w:rPr>
        <w:t xml:space="preserve"> Il a été prouvé que l’isolement :</w:t>
      </w:r>
    </w:p>
    <w:p w:rsidR="00000000" w:rsidDel="00000000" w:rsidP="00000000" w:rsidRDefault="00000000" w:rsidRPr="00000000" w14:paraId="000000BF">
      <w:pPr>
        <w:numPr>
          <w:ilvl w:val="0"/>
          <w:numId w:val="3"/>
        </w:numPr>
        <w:spacing w:after="0" w:before="280" w:lineRule="auto"/>
        <w:ind w:left="480" w:hanging="360"/>
        <w:jc w:val="both"/>
        <w:rPr>
          <w:rFonts w:ascii="Arial" w:cs="Arial" w:eastAsia="Arial" w:hAnsi="Arial"/>
          <w:color w:val="4f4b4d"/>
          <w:sz w:val="21"/>
          <w:szCs w:val="21"/>
        </w:rPr>
      </w:pPr>
      <w:r w:rsidDel="00000000" w:rsidR="00000000" w:rsidRPr="00000000">
        <w:rPr>
          <w:rFonts w:ascii="Arial" w:cs="Arial" w:eastAsia="Arial" w:hAnsi="Arial"/>
          <w:color w:val="4f4b4d"/>
          <w:sz w:val="21"/>
          <w:szCs w:val="21"/>
          <w:rtl w:val="0"/>
        </w:rPr>
        <w:t xml:space="preserve">est aussi </w:t>
      </w:r>
      <w:hyperlink r:id="rId12">
        <w:r w:rsidDel="00000000" w:rsidR="00000000" w:rsidRPr="00000000">
          <w:rPr>
            <w:rFonts w:ascii="Arial" w:cs="Arial" w:eastAsia="Arial" w:hAnsi="Arial"/>
            <w:sz w:val="21"/>
            <w:szCs w:val="21"/>
            <w:rtl w:val="0"/>
          </w:rPr>
          <w:t xml:space="preserve">dangereux pour la santé</w:t>
        </w:r>
      </w:hyperlink>
      <w:r w:rsidDel="00000000" w:rsidR="00000000" w:rsidRPr="00000000">
        <w:rPr>
          <w:rFonts w:ascii="Arial" w:cs="Arial" w:eastAsia="Arial" w:hAnsi="Arial"/>
          <w:color w:val="4f4b4d"/>
          <w:sz w:val="21"/>
          <w:szCs w:val="21"/>
          <w:rtl w:val="0"/>
        </w:rPr>
        <w:t xml:space="preserve"> que l’obésité, l’alcoolisme et le tabagisme;</w:t>
      </w:r>
    </w:p>
    <w:p w:rsidR="00000000" w:rsidDel="00000000" w:rsidP="00000000" w:rsidRDefault="00000000" w:rsidRPr="00000000" w14:paraId="000000C0">
      <w:pPr>
        <w:numPr>
          <w:ilvl w:val="0"/>
          <w:numId w:val="3"/>
        </w:numPr>
        <w:spacing w:after="0" w:before="0" w:lineRule="auto"/>
        <w:ind w:left="480" w:hanging="360"/>
        <w:jc w:val="both"/>
        <w:rPr>
          <w:rFonts w:ascii="Arial" w:cs="Arial" w:eastAsia="Arial" w:hAnsi="Arial"/>
          <w:color w:val="4f4b4d"/>
          <w:sz w:val="21"/>
          <w:szCs w:val="21"/>
        </w:rPr>
      </w:pPr>
      <w:r w:rsidDel="00000000" w:rsidR="00000000" w:rsidRPr="00000000">
        <w:rPr>
          <w:rFonts w:ascii="Arial" w:cs="Arial" w:eastAsia="Arial" w:hAnsi="Arial"/>
          <w:color w:val="4f4b4d"/>
          <w:sz w:val="21"/>
          <w:szCs w:val="21"/>
          <w:rtl w:val="0"/>
        </w:rPr>
        <w:t xml:space="preserve">augmente de 60 % le risque de démence et de régression cognitive ;</w:t>
      </w:r>
    </w:p>
    <w:p w:rsidR="00000000" w:rsidDel="00000000" w:rsidP="00000000" w:rsidRDefault="00000000" w:rsidRPr="00000000" w14:paraId="000000C1">
      <w:pPr>
        <w:numPr>
          <w:ilvl w:val="0"/>
          <w:numId w:val="3"/>
        </w:numPr>
        <w:spacing w:after="0" w:before="0" w:lineRule="auto"/>
        <w:ind w:left="480" w:hanging="360"/>
        <w:jc w:val="both"/>
        <w:rPr>
          <w:rFonts w:ascii="Arial" w:cs="Arial" w:eastAsia="Arial" w:hAnsi="Arial"/>
          <w:color w:val="4f4b4d"/>
          <w:sz w:val="21"/>
          <w:szCs w:val="21"/>
        </w:rPr>
      </w:pPr>
      <w:r w:rsidDel="00000000" w:rsidR="00000000" w:rsidRPr="00000000">
        <w:rPr>
          <w:rFonts w:ascii="Arial" w:cs="Arial" w:eastAsia="Arial" w:hAnsi="Arial"/>
          <w:color w:val="4f4b4d"/>
          <w:sz w:val="21"/>
          <w:szCs w:val="21"/>
          <w:rtl w:val="0"/>
        </w:rPr>
        <w:t xml:space="preserve">modifie l’activité génétique du corps, causant de l’inflammation et une baisse du système immunitaire;</w:t>
      </w:r>
    </w:p>
    <w:p w:rsidR="00000000" w:rsidDel="00000000" w:rsidP="00000000" w:rsidRDefault="00000000" w:rsidRPr="00000000" w14:paraId="000000C2">
      <w:pPr>
        <w:numPr>
          <w:ilvl w:val="0"/>
          <w:numId w:val="3"/>
        </w:numPr>
        <w:spacing w:after="0" w:before="0" w:lineRule="auto"/>
        <w:ind w:left="480" w:hanging="360"/>
        <w:jc w:val="both"/>
        <w:rPr>
          <w:rFonts w:ascii="Arial" w:cs="Arial" w:eastAsia="Arial" w:hAnsi="Arial"/>
          <w:color w:val="4f4b4d"/>
          <w:sz w:val="21"/>
          <w:szCs w:val="21"/>
        </w:rPr>
      </w:pPr>
      <w:r w:rsidDel="00000000" w:rsidR="00000000" w:rsidRPr="00000000">
        <w:rPr>
          <w:rFonts w:ascii="Arial" w:cs="Arial" w:eastAsia="Arial" w:hAnsi="Arial"/>
          <w:color w:val="4f4b4d"/>
          <w:sz w:val="21"/>
          <w:szCs w:val="21"/>
          <w:rtl w:val="0"/>
        </w:rPr>
        <w:t xml:space="preserve">augmente le risque de mortalité;</w:t>
      </w:r>
    </w:p>
    <w:p w:rsidR="00000000" w:rsidDel="00000000" w:rsidP="00000000" w:rsidRDefault="00000000" w:rsidRPr="00000000" w14:paraId="000000C3">
      <w:pPr>
        <w:numPr>
          <w:ilvl w:val="0"/>
          <w:numId w:val="3"/>
        </w:numPr>
        <w:spacing w:after="280" w:before="0" w:lineRule="auto"/>
        <w:ind w:left="480" w:hanging="360"/>
        <w:jc w:val="both"/>
        <w:rPr>
          <w:rFonts w:ascii="Arial" w:cs="Arial" w:eastAsia="Arial" w:hAnsi="Arial"/>
          <w:color w:val="4f4b4d"/>
          <w:sz w:val="21"/>
          <w:szCs w:val="21"/>
        </w:rPr>
      </w:pPr>
      <w:r w:rsidDel="00000000" w:rsidR="00000000" w:rsidRPr="00000000">
        <w:rPr>
          <w:rFonts w:ascii="Arial" w:cs="Arial" w:eastAsia="Arial" w:hAnsi="Arial"/>
          <w:color w:val="4f4b4d"/>
          <w:sz w:val="21"/>
          <w:szCs w:val="21"/>
          <w:rtl w:val="0"/>
        </w:rPr>
        <w:t xml:space="preserve">est associé à des niveaux supérieurs de dépression et de suicide.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Vous pouvez agir : faites un don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190500</wp:posOffset>
                </wp:positionV>
                <wp:extent cx="2530475" cy="377825"/>
                <wp:effectExtent b="0" l="0" r="0" t="0"/>
                <wp:wrapNone/>
                <wp:docPr id="245" name=""/>
                <a:graphic>
                  <a:graphicData uri="http://schemas.microsoft.com/office/word/2010/wordprocessingShape">
                    <wps:wsp>
                      <wps:cNvSpPr/>
                      <wps:cNvPr id="25" name="Shape 25"/>
                      <wps:spPr>
                        <a:xfrm>
                          <a:off x="4093463" y="3603788"/>
                          <a:ext cx="2505075" cy="352425"/>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À QUOI SERVENT VOS DONS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190500</wp:posOffset>
                </wp:positionV>
                <wp:extent cx="2530475" cy="377825"/>
                <wp:effectExtent b="0" l="0" r="0" t="0"/>
                <wp:wrapNone/>
                <wp:docPr id="245"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2530475" cy="377825"/>
                        </a:xfrm>
                        <a:prstGeom prst="rect"/>
                        <a:ln/>
                      </pic:spPr>
                    </pic:pic>
                  </a:graphicData>
                </a:graphic>
              </wp:anchor>
            </w:drawing>
          </mc:Fallback>
        </mc:AlternateConten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Deux raisons essentielles de faire des dons</w:t>
      </w:r>
    </w:p>
    <w:tbl>
      <w:tblPr>
        <w:tblStyle w:val="Table6"/>
        <w:tblW w:w="1134.0" w:type="dxa"/>
        <w:jc w:val="left"/>
        <w:tblInd w:w="3969.0" w:type="dxa"/>
        <w:tblBorders>
          <w:top w:color="00b0f0" w:space="0" w:sz="4" w:val="single"/>
          <w:left w:color="00b0f0" w:space="0" w:sz="4" w:val="single"/>
          <w:bottom w:color="00b0f0" w:space="0" w:sz="4" w:val="single"/>
          <w:right w:color="00b0f0" w:space="0" w:sz="4" w:val="single"/>
          <w:insideH w:color="00b0f0" w:space="0" w:sz="6" w:val="single"/>
          <w:insideV w:color="00b0f0" w:space="0" w:sz="6" w:val="single"/>
        </w:tblBorders>
        <w:tblLayout w:type="fixed"/>
        <w:tblLook w:val="0400"/>
      </w:tblPr>
      <w:tblGrid>
        <w:gridCol w:w="567"/>
        <w:gridCol w:w="567"/>
        <w:tblGridChange w:id="0">
          <w:tblGrid>
            <w:gridCol w:w="567"/>
            <w:gridCol w:w="567"/>
          </w:tblGrid>
        </w:tblGridChange>
      </w:tblGrid>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r>
    </w:tbl>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Votre appui financier à l’organisme </w:t>
      </w:r>
      <w:r w:rsidDel="00000000" w:rsidR="00000000" w:rsidRPr="00000000">
        <w:rPr>
          <w:sz w:val="24"/>
          <w:szCs w:val="24"/>
          <w:rtl w:val="0"/>
        </w:rPr>
        <w:t xml:space="preserve">HOUKABENIAN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finance des programmes qui contribuent depuis 3 ans à réaliser sa mission : offrir à des personnes âgées de 60 ans ou plus, isolées et vulnérables, un accompagnement personnalisé. Elles se retrouvent au sein d’une famille engagée qui leur reste fidèle jusqu’à la fin de leur vie, peu importe leur condition.</w:t>
      </w:r>
    </w:p>
    <w:p w:rsidR="00000000" w:rsidDel="00000000" w:rsidP="00000000" w:rsidRDefault="00000000" w:rsidRPr="00000000" w14:paraId="000000CC">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Votre don fera une réelle différence dans la vie des aînés seuls du grand âge que nous surnommons affectueusement les « kôrôs ». De plus, il garantit la pérennité de notre œuvre et contribue à briser l’isolement des aînés. </w:t>
      </w:r>
    </w:p>
    <w:p w:rsidR="00000000" w:rsidDel="00000000" w:rsidP="00000000" w:rsidRDefault="00000000" w:rsidRPr="00000000" w14:paraId="000000CE">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Merci de donner !</w:t>
      </w:r>
    </w:p>
    <w:p w:rsidR="00000000" w:rsidDel="00000000" w:rsidP="00000000" w:rsidRDefault="00000000" w:rsidRPr="00000000" w14:paraId="000000CF">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Grâce à vos dons, nous pouvons mener notre action !</w:t>
      </w:r>
    </w:p>
    <w:p w:rsidR="00000000" w:rsidDel="00000000" w:rsidP="00000000" w:rsidRDefault="00000000" w:rsidRPr="00000000" w14:paraId="000000D0">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HOUKABENIAN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vit de la générosité du grand public, des entreprises et des fondations. Les subventions gouvernementales représentent moins de 0.2 % du revenu total de l’ONG.</w:t>
      </w:r>
    </w:p>
    <w:p w:rsidR="00000000" w:rsidDel="00000000" w:rsidP="00000000" w:rsidRDefault="00000000" w:rsidRPr="00000000" w14:paraId="000000D2">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L’ISOLEMENT DES AÎNÉS : RÉPANDU ET EN CROISSANCE</w:t>
      </w:r>
    </w:p>
    <w:p w:rsidR="00000000" w:rsidDel="00000000" w:rsidP="00000000" w:rsidRDefault="00000000" w:rsidRPr="00000000" w14:paraId="000000D3">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30 % des aînés sont à risque de souffrir d’isolement.</w:t>
      </w:r>
    </w:p>
    <w:p w:rsidR="00000000" w:rsidDel="00000000" w:rsidP="00000000" w:rsidRDefault="00000000" w:rsidRPr="00000000" w14:paraId="000000D4">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L’isolement social est un phénomène mondialement répandu. Il touche particulièrement les personnes âgées, car le risque de se retrouver isolé augmente avec l’âge. Un immense défi pour notre société qui compte déjà près de 800 000 personnes âgées de plus 60ans, nombre qui croit sans cesse.</w:t>
      </w:r>
    </w:p>
    <w:p w:rsidR="00000000" w:rsidDel="00000000" w:rsidP="00000000" w:rsidRDefault="00000000" w:rsidRPr="00000000" w14:paraId="000000D6">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C’est pourquoi il est important D’AGIR MAINTENANT pour contrer l’isolement des personnes âgées en faisant un don (matériel, financier, de son temps).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HOUKABENIAN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offre en outre différents services aux jeunes familles, de la grossesse de la mère jusqu’à 3 mois ans de l’enfant, afin d’accompagner et de soutenir les parents dans leur rôle, favorisant ainsi le développement harmonieux des enfants.</w:t>
      </w:r>
    </w:p>
    <w:p w:rsidR="00000000" w:rsidDel="00000000" w:rsidP="00000000" w:rsidRDefault="00000000" w:rsidRPr="00000000" w14:paraId="000000DD">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left"/>
        <w:rPr>
          <w:rFonts w:ascii="Calibri" w:cs="Calibri" w:eastAsia="Calibri" w:hAnsi="Calibri"/>
          <w:b w:val="1"/>
          <w:bCs w:val="1"/>
          <w:i w:val="0"/>
          <w:iCs w:val="0"/>
          <w:smallCaps w:val="0"/>
          <w:strike w:val="0"/>
          <w:color w:val="c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plus, </w:t>
      </w:r>
      <w:r w:rsidDel="00000000" w:rsidR="00000000" w:rsidRPr="00000000">
        <w:rPr>
          <w:sz w:val="24"/>
          <w:szCs w:val="24"/>
          <w:rtl w:val="0"/>
        </w:rPr>
        <w:t xml:space="preserve">on s'accorde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à dire que la venue d’un enfant est un moment merveilleux. C’est aussi un moment d’émotions intenses dans la vie d’une femme. Pour plusieurs d’entre elles, cette étape se déroule d’une façon harmonieuse. Pour d’autres, cette période s’avère plus difficile.</w:t>
      </w:r>
    </w:p>
    <w:p w:rsidR="00000000" w:rsidDel="00000000" w:rsidP="00000000" w:rsidRDefault="00000000" w:rsidRPr="00000000" w14:paraId="000000DF">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Que faire alors?</w:t>
      </w:r>
    </w:p>
    <w:p w:rsidR="00000000" w:rsidDel="00000000" w:rsidP="00000000" w:rsidRDefault="00000000" w:rsidRPr="00000000" w14:paraId="000000E0">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 tout premier lieu, aller chercher de l’aide :</w:t>
      </w:r>
    </w:p>
    <w:p w:rsidR="00000000" w:rsidDel="00000000" w:rsidP="00000000" w:rsidRDefault="00000000" w:rsidRPr="00000000" w14:paraId="000000E1">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tab/>
        <w:t xml:space="preserve">consulter son médecin puisqu’une médication pourrait être nécessaire et pour écarter un autre problème de santé.</w:t>
      </w:r>
    </w:p>
    <w:p w:rsidR="00000000" w:rsidDel="00000000" w:rsidP="00000000" w:rsidRDefault="00000000" w:rsidRPr="00000000" w14:paraId="000000E2">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tab/>
        <w:t xml:space="preserve">trouver une personne de confiance avec qui discuter en toute liberté : un parent, un ou une amie, un intervenant de </w:t>
      </w:r>
      <w:r w:rsidDel="00000000" w:rsidR="00000000" w:rsidRPr="00000000">
        <w:rPr>
          <w:sz w:val="24"/>
          <w:szCs w:val="24"/>
          <w:rtl w:val="0"/>
        </w:rPr>
        <w:t xml:space="preserve">HOUKABENIAN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par exemple</w:t>
      </w:r>
    </w:p>
    <w:p w:rsidR="00000000" w:rsidDel="00000000" w:rsidP="00000000" w:rsidRDefault="00000000" w:rsidRPr="00000000" w14:paraId="000000E3">
      <w:pPr>
        <w:keepNext w:val="0"/>
        <w:keepLines w:val="0"/>
        <w:pageBreakBefore w:val="0"/>
        <w:widowControl w:val="1"/>
        <w:pBdr>
          <w:top w:color="00b0f0" w:space="1" w:sz="12" w:val="single"/>
          <w:left w:color="00b0f0" w:space="4" w:sz="12" w:val="single"/>
          <w:bottom w:color="00b0f0" w:space="1" w:sz="12" w:val="single"/>
          <w:right w:color="00b0f0" w:space="4" w:sz="12" w:val="single"/>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tab/>
        <w:t xml:space="preserve">joindre un groupe d’entraide de </w:t>
      </w:r>
      <w:r w:rsidDel="00000000" w:rsidR="00000000" w:rsidRPr="00000000">
        <w:rPr>
          <w:sz w:val="24"/>
          <w:szCs w:val="24"/>
          <w:rtl w:val="0"/>
        </w:rPr>
        <w:t xml:space="preserve">HOUKABENIAN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où d’autres mamans se rencontrent, partagent leur vécu, brisent l’isolement.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c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shd w:fill="ffffff" w:val="clear"/>
        <w:spacing w:after="0" w:lineRule="auto"/>
        <w:rPr>
          <w:rFonts w:ascii="Arial" w:cs="Arial" w:eastAsia="Arial" w:hAnsi="Arial"/>
          <w:color w:val="666666"/>
          <w:sz w:val="18"/>
          <w:szCs w:val="18"/>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c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wp:posOffset>
                </wp:positionH>
                <wp:positionV relativeFrom="paragraph">
                  <wp:posOffset>0</wp:posOffset>
                </wp:positionV>
                <wp:extent cx="1682750" cy="368300"/>
                <wp:effectExtent b="0" l="0" r="0" t="0"/>
                <wp:wrapNone/>
                <wp:docPr id="271" name=""/>
                <a:graphic>
                  <a:graphicData uri="http://schemas.microsoft.com/office/word/2010/wordprocessingShape">
                    <wps:wsp>
                      <wps:cNvSpPr/>
                      <wps:cNvPr id="50" name="Shape 50"/>
                      <wps:spPr>
                        <a:xfrm>
                          <a:off x="4517325" y="3608550"/>
                          <a:ext cx="1657350" cy="34290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Comment donner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wp:posOffset>
                </wp:positionH>
                <wp:positionV relativeFrom="paragraph">
                  <wp:posOffset>0</wp:posOffset>
                </wp:positionV>
                <wp:extent cx="1682750" cy="368300"/>
                <wp:effectExtent b="0" l="0" r="0" t="0"/>
                <wp:wrapNone/>
                <wp:docPr id="271"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1682750" cy="368300"/>
                        </a:xfrm>
                        <a:prstGeom prst="rect"/>
                        <a:ln/>
                      </pic:spPr>
                    </pic:pic>
                  </a:graphicData>
                </a:graphic>
              </wp:anchor>
            </w:drawing>
          </mc:Fallback>
        </mc:AlternateConten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b w:val="0"/>
          <w:bCs w:val="0"/>
          <w:i w:val="0"/>
          <w:iCs w:val="0"/>
          <w:smallCaps w:val="0"/>
          <w:strike w:val="0"/>
          <w:color w:val="c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Dépôt</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Matériel et mobilier</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emoney</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Chèques</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Virements bancaires</w:t>
      </w:r>
    </w:p>
    <w:p w:rsidR="00000000" w:rsidDel="00000000" w:rsidP="00000000" w:rsidRDefault="00000000" w:rsidRPr="00000000" w14:paraId="000000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ligne</w:t>
      </w:r>
    </w:p>
    <w:p w:rsidR="00000000" w:rsidDel="00000000" w:rsidP="00000000" w:rsidRDefault="00000000" w:rsidRPr="00000000" w14:paraId="000000EE">
      <w:pPr>
        <w:spacing w:after="0" w:lineRule="auto"/>
        <w:jc w:val="center"/>
        <w:rPr>
          <w:b w:val="1"/>
          <w:bCs w:val="1"/>
          <w:i w:val="1"/>
          <w:iCs w:val="1"/>
          <w:sz w:val="48"/>
          <w:szCs w:val="48"/>
          <w:u w:val="single"/>
        </w:rPr>
      </w:pPr>
      <w:r w:rsidDel="00000000" w:rsidR="00000000" w:rsidRPr="00000000">
        <w:rPr>
          <w:b w:val="1"/>
          <w:bCs w:val="1"/>
          <w:i w:val="1"/>
          <w:iCs w:val="1"/>
          <w:sz w:val="48"/>
          <w:szCs w:val="48"/>
          <w:u w:val="single"/>
          <w:rtl w:val="0"/>
        </w:rPr>
        <w:t xml:space="preserve">Code des onglets</w:t>
      </w:r>
    </w:p>
    <w:p w:rsidR="00000000" w:rsidDel="00000000" w:rsidP="00000000" w:rsidRDefault="00000000" w:rsidRPr="00000000" w14:paraId="000000EF">
      <w:pPr>
        <w:spacing w:after="0" w:lineRule="auto"/>
        <w:jc w:val="cente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50800</wp:posOffset>
                </wp:positionV>
                <wp:extent cx="1711325" cy="368300"/>
                <wp:effectExtent b="0" l="0" r="0" t="0"/>
                <wp:wrapNone/>
                <wp:docPr id="238" name=""/>
                <a:graphic>
                  <a:graphicData uri="http://schemas.microsoft.com/office/word/2010/wordprocessingShape">
                    <wps:wsp>
                      <wps:cNvSpPr/>
                      <wps:cNvPr id="18" name="Shape 18"/>
                      <wps:spPr>
                        <a:xfrm>
                          <a:off x="4503038" y="3608550"/>
                          <a:ext cx="1685925" cy="342900"/>
                        </a:xfrm>
                        <a:prstGeom prst="rect">
                          <a:avLst/>
                        </a:prstGeom>
                        <a:solidFill>
                          <a:schemeClr val="lt1"/>
                        </a:solidFill>
                        <a:ln cap="flat" cmpd="sng" w="25400">
                          <a:solidFill>
                            <a:schemeClr val="accent6"/>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Principal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50800</wp:posOffset>
                </wp:positionV>
                <wp:extent cx="1711325" cy="368300"/>
                <wp:effectExtent b="0" l="0" r="0" t="0"/>
                <wp:wrapNone/>
                <wp:docPr id="238"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711325" cy="368300"/>
                        </a:xfrm>
                        <a:prstGeom prst="rect"/>
                        <a:ln/>
                      </pic:spPr>
                    </pic:pic>
                  </a:graphicData>
                </a:graphic>
              </wp:anchor>
            </w:drawing>
          </mc:Fallback>
        </mc:AlternateContent>
      </w:r>
    </w:p>
    <w:p w:rsidR="00000000" w:rsidDel="00000000" w:rsidP="00000000" w:rsidRDefault="00000000" w:rsidRPr="00000000" w14:paraId="000000F0">
      <w:pPr>
        <w:spacing w:after="0" w:lineRule="auto"/>
        <w:jc w:val="center"/>
        <w:rPr>
          <w:sz w:val="24"/>
          <w:szCs w:val="24"/>
        </w:rPr>
      </w:pPr>
      <w:r w:rsidDel="00000000" w:rsidR="00000000" w:rsidRPr="00000000">
        <w:rPr>
          <w:rtl w:val="0"/>
        </w:rPr>
      </w:r>
    </w:p>
    <w:p w:rsidR="00000000" w:rsidDel="00000000" w:rsidP="00000000" w:rsidRDefault="00000000" w:rsidRPr="00000000" w14:paraId="000000F1">
      <w:pPr>
        <w:spacing w:after="0" w:lineRule="auto"/>
        <w:jc w:val="cente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2159000</wp:posOffset>
                </wp:positionH>
                <wp:positionV relativeFrom="paragraph">
                  <wp:posOffset>165100</wp:posOffset>
                </wp:positionV>
                <wp:extent cx="1978025" cy="396875"/>
                <wp:effectExtent b="0" l="0" r="0" t="0"/>
                <wp:wrapNone/>
                <wp:docPr id="225" name=""/>
                <a:graphic>
                  <a:graphicData uri="http://schemas.microsoft.com/office/word/2010/wordprocessingShape">
                    <wps:wsp>
                      <wps:cNvSpPr/>
                      <wps:cNvPr id="5" name="Shape 5"/>
                      <wps:spPr>
                        <a:xfrm>
                          <a:off x="4369688" y="3594263"/>
                          <a:ext cx="1952625" cy="371475"/>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Secondaire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2159000</wp:posOffset>
                </wp:positionH>
                <wp:positionV relativeFrom="paragraph">
                  <wp:posOffset>165100</wp:posOffset>
                </wp:positionV>
                <wp:extent cx="1978025" cy="396875"/>
                <wp:effectExtent b="0" l="0" r="0" t="0"/>
                <wp:wrapNone/>
                <wp:docPr id="225"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978025" cy="396875"/>
                        </a:xfrm>
                        <a:prstGeom prst="rect"/>
                        <a:ln/>
                      </pic:spPr>
                    </pic:pic>
                  </a:graphicData>
                </a:graphic>
              </wp:anchor>
            </w:drawing>
          </mc:Fallback>
        </mc:AlternateContent>
      </w:r>
    </w:p>
    <w:p w:rsidR="00000000" w:rsidDel="00000000" w:rsidP="00000000" w:rsidRDefault="00000000" w:rsidRPr="00000000" w14:paraId="000000F2">
      <w:pPr>
        <w:spacing w:after="0" w:lineRule="auto"/>
        <w:jc w:val="cente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3200400</wp:posOffset>
                </wp:positionH>
                <wp:positionV relativeFrom="paragraph">
                  <wp:posOffset>533400</wp:posOffset>
                </wp:positionV>
                <wp:extent cx="2454275" cy="301625"/>
                <wp:effectExtent b="0" l="0" r="0" t="0"/>
                <wp:wrapNone/>
                <wp:docPr id="259" name=""/>
                <a:graphic>
                  <a:graphicData uri="http://schemas.microsoft.com/office/word/2010/wordprocessingShape">
                    <wps:wsp>
                      <wps:cNvSpPr/>
                      <wps:cNvPr id="39" name="Shape 39"/>
                      <wps:spPr>
                        <a:xfrm>
                          <a:off x="4131563" y="3641888"/>
                          <a:ext cx="2428875" cy="276225"/>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Tertiaire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3200400</wp:posOffset>
                </wp:positionH>
                <wp:positionV relativeFrom="paragraph">
                  <wp:posOffset>533400</wp:posOffset>
                </wp:positionV>
                <wp:extent cx="2454275" cy="301625"/>
                <wp:effectExtent b="0" l="0" r="0" t="0"/>
                <wp:wrapNone/>
                <wp:docPr id="259"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2454275" cy="3016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4102100</wp:posOffset>
                </wp:positionH>
                <wp:positionV relativeFrom="paragraph">
                  <wp:posOffset>1066800</wp:posOffset>
                </wp:positionV>
                <wp:extent cx="2492375" cy="377825"/>
                <wp:effectExtent b="0" l="0" r="0" t="0"/>
                <wp:wrapNone/>
                <wp:docPr id="228" name=""/>
                <a:graphic>
                  <a:graphicData uri="http://schemas.microsoft.com/office/word/2010/wordprocessingShape">
                    <wps:wsp>
                      <wps:cNvSpPr/>
                      <wps:cNvPr id="8" name="Shape 8"/>
                      <wps:spPr>
                        <a:xfrm>
                          <a:off x="4112513" y="3603788"/>
                          <a:ext cx="2466975" cy="352425"/>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Quaternaire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4102100</wp:posOffset>
                </wp:positionH>
                <wp:positionV relativeFrom="paragraph">
                  <wp:posOffset>1066800</wp:posOffset>
                </wp:positionV>
                <wp:extent cx="2492375" cy="377825"/>
                <wp:effectExtent b="0" l="0" r="0" t="0"/>
                <wp:wrapNone/>
                <wp:docPr id="228"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492375" cy="377825"/>
                        </a:xfrm>
                        <a:prstGeom prst="rect"/>
                        <a:ln/>
                      </pic:spPr>
                    </pic:pic>
                  </a:graphicData>
                </a:graphic>
              </wp:anchor>
            </w:drawing>
          </mc:Fallback>
        </mc:AlternateContent>
      </w:r>
    </w:p>
    <w:sectPr>
      <w:footerReference r:id="rId13" w:type="default"/>
      <w:pgSz w:h="15840" w:w="12240" w:orient="portrait"/>
      <w:pgMar w:bottom="1276" w:top="426" w:left="851" w:right="1797"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28" w:hanging="360"/>
      </w:pPr>
      <w:rPr>
        <w:rFonts w:ascii="Calibri" w:cs="Calibri" w:eastAsia="Calibri" w:hAnsi="Calibri"/>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Grilledutableau">
    <w:name w:val="Table Grid"/>
    <w:basedOn w:val="TableauNormal"/>
    <w:uiPriority w:val="59"/>
    <w:rsid w:val="00B5122E"/>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Lienhypertexte">
    <w:name w:val="Hyperlink"/>
    <w:basedOn w:val="Policepardfaut"/>
    <w:uiPriority w:val="99"/>
    <w:unhideWhenUsed w:val="1"/>
    <w:rsid w:val="00BC2558"/>
    <w:rPr>
      <w:color w:val="0000ff" w:themeColor="hyperlink"/>
      <w:u w:val="single"/>
    </w:rPr>
  </w:style>
  <w:style w:type="paragraph" w:styleId="Textedebulles">
    <w:name w:val="Balloon Text"/>
    <w:basedOn w:val="Normal"/>
    <w:link w:val="TextedebullesCar"/>
    <w:uiPriority w:val="99"/>
    <w:semiHidden w:val="1"/>
    <w:unhideWhenUsed w:val="1"/>
    <w:rsid w:val="00BC2558"/>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BC2558"/>
    <w:rPr>
      <w:rFonts w:ascii="Tahoma" w:cs="Tahoma" w:hAnsi="Tahoma"/>
      <w:sz w:val="16"/>
      <w:szCs w:val="16"/>
    </w:rPr>
  </w:style>
  <w:style w:type="paragraph" w:styleId="Paragraphedeliste">
    <w:name w:val="List Paragraph"/>
    <w:basedOn w:val="Normal"/>
    <w:uiPriority w:val="34"/>
    <w:qFormat w:val="1"/>
    <w:rsid w:val="00FE5F30"/>
    <w:pPr>
      <w:ind w:left="720"/>
      <w:contextualSpacing w:val="1"/>
    </w:pPr>
  </w:style>
  <w:style w:type="character" w:styleId="Marquedecommentaire">
    <w:name w:val="annotation reference"/>
    <w:basedOn w:val="Policepardfaut"/>
    <w:uiPriority w:val="99"/>
    <w:semiHidden w:val="1"/>
    <w:unhideWhenUsed w:val="1"/>
    <w:rsid w:val="007573CE"/>
    <w:rPr>
      <w:sz w:val="16"/>
      <w:szCs w:val="16"/>
    </w:rPr>
  </w:style>
  <w:style w:type="paragraph" w:styleId="Commentaire">
    <w:name w:val="annotation text"/>
    <w:basedOn w:val="Normal"/>
    <w:link w:val="CommentaireCar"/>
    <w:uiPriority w:val="99"/>
    <w:semiHidden w:val="1"/>
    <w:unhideWhenUsed w:val="1"/>
    <w:rsid w:val="007573CE"/>
    <w:pPr>
      <w:spacing w:line="240" w:lineRule="auto"/>
    </w:pPr>
    <w:rPr>
      <w:sz w:val="20"/>
      <w:szCs w:val="20"/>
    </w:rPr>
  </w:style>
  <w:style w:type="character" w:styleId="CommentaireCar" w:customStyle="1">
    <w:name w:val="Commentaire Car"/>
    <w:basedOn w:val="Policepardfaut"/>
    <w:link w:val="Commentaire"/>
    <w:uiPriority w:val="99"/>
    <w:semiHidden w:val="1"/>
    <w:rsid w:val="007573CE"/>
    <w:rPr>
      <w:sz w:val="20"/>
      <w:szCs w:val="20"/>
    </w:rPr>
  </w:style>
  <w:style w:type="paragraph" w:styleId="Objetducommentaire">
    <w:name w:val="annotation subject"/>
    <w:basedOn w:val="Commentaire"/>
    <w:next w:val="Commentaire"/>
    <w:link w:val="ObjetducommentaireCar"/>
    <w:uiPriority w:val="99"/>
    <w:semiHidden w:val="1"/>
    <w:unhideWhenUsed w:val="1"/>
    <w:rsid w:val="007573CE"/>
    <w:rPr>
      <w:b w:val="1"/>
      <w:bCs w:val="1"/>
    </w:rPr>
  </w:style>
  <w:style w:type="character" w:styleId="ObjetducommentaireCar" w:customStyle="1">
    <w:name w:val="Objet du commentaire Car"/>
    <w:basedOn w:val="CommentaireCar"/>
    <w:link w:val="Objetducommentaire"/>
    <w:uiPriority w:val="99"/>
    <w:semiHidden w:val="1"/>
    <w:rsid w:val="007573CE"/>
    <w:rPr>
      <w:b w:val="1"/>
      <w:bCs w:val="1"/>
      <w:sz w:val="20"/>
      <w:szCs w:val="20"/>
    </w:rPr>
  </w:style>
  <w:style w:type="paragraph" w:styleId="En-tte">
    <w:name w:val="header"/>
    <w:basedOn w:val="Normal"/>
    <w:link w:val="En-tteCar"/>
    <w:uiPriority w:val="99"/>
    <w:unhideWhenUsed w:val="1"/>
    <w:rsid w:val="00B05BCE"/>
    <w:pPr>
      <w:tabs>
        <w:tab w:val="center" w:pos="4536"/>
        <w:tab w:val="right" w:pos="9072"/>
      </w:tabs>
      <w:spacing w:after="0" w:line="240" w:lineRule="auto"/>
    </w:pPr>
  </w:style>
  <w:style w:type="character" w:styleId="En-tteCar" w:customStyle="1">
    <w:name w:val="En-tête Car"/>
    <w:basedOn w:val="Policepardfaut"/>
    <w:link w:val="En-tte"/>
    <w:uiPriority w:val="99"/>
    <w:rsid w:val="00B05BCE"/>
  </w:style>
  <w:style w:type="paragraph" w:styleId="Pieddepage">
    <w:name w:val="footer"/>
    <w:basedOn w:val="Normal"/>
    <w:link w:val="PieddepageCar"/>
    <w:uiPriority w:val="99"/>
    <w:unhideWhenUsed w:val="1"/>
    <w:rsid w:val="00B05BCE"/>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B05BCE"/>
  </w:style>
  <w:style w:type="paragraph" w:styleId="NormalWeb">
    <w:name w:val="Normal (Web)"/>
    <w:basedOn w:val="Normal"/>
    <w:uiPriority w:val="99"/>
    <w:unhideWhenUsed w:val="1"/>
    <w:rsid w:val="000520DB"/>
    <w:pPr>
      <w:spacing w:after="100" w:afterAutospacing="1" w:before="100" w:beforeAutospacing="1" w:line="240" w:lineRule="auto"/>
    </w:pPr>
    <w:rPr>
      <w:rFonts w:ascii="Times New Roman" w:cs="Times New Roman" w:eastAsia="Times New Roman" w:hAnsi="Times New Roman"/>
      <w:sz w:val="24"/>
      <w:szCs w:val="24"/>
      <w:lang w:eastAsia="fr-FR" w:val="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0.jpg"/><Relationship Id="rId10" Type="http://schemas.openxmlformats.org/officeDocument/2006/relationships/image" Target="media/image34.jpg"/><Relationship Id="rId13" Type="http://schemas.openxmlformats.org/officeDocument/2006/relationships/footer" Target="footer1.xml"/><Relationship Id="rId12" Type="http://schemas.openxmlformats.org/officeDocument/2006/relationships/hyperlink" Target="http://www.petitsfreres.ca/vieux-amis/les-dangers-de-lisolement-sur-la-san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6.png"/><Relationship Id="rId8"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WrmF9KL+ftBY1QOYgxTdP+dmw==">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2018-03-18T16:09:00Z</dcterms:created>
  <dc:creator>monpc</dc:creator>
</cp:coreProperties>
</file>